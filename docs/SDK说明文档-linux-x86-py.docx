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F5ED92">
      <w:pPr>
        <w:pStyle w:val="2"/>
        <w:jc w:val="center"/>
        <w:rPr>
          <w:rFonts w:hint="default" w:ascii="Times New Roman" w:hAnsi="Times New Roman" w:eastAsia="宋体" w:cs="Times New Roman"/>
        </w:rPr>
      </w:pPr>
    </w:p>
    <w:p w14:paraId="3DA7E437">
      <w:pPr>
        <w:pStyle w:val="2"/>
        <w:jc w:val="center"/>
        <w:rPr>
          <w:rFonts w:hint="default" w:ascii="Times New Roman" w:hAnsi="Times New Roman" w:eastAsia="宋体" w:cs="Times New Roman"/>
          <w:sz w:val="72"/>
          <w:szCs w:val="72"/>
        </w:rPr>
      </w:pPr>
      <w:bookmarkStart w:id="0" w:name="_Toc8184"/>
      <w:r>
        <w:rPr>
          <w:rFonts w:hint="default" w:ascii="Times New Roman" w:hAnsi="Times New Roman" w:eastAsia="宋体" w:cs="Times New Roman"/>
          <w:sz w:val="72"/>
          <w:szCs w:val="72"/>
        </w:rPr>
        <w:t>2403</w:t>
      </w:r>
      <w:r>
        <w:rPr>
          <w:rFonts w:hint="default" w:ascii="Times New Roman" w:hAnsi="Times New Roman" w:eastAsia="宋体" w:cs="Times New Roman"/>
          <w:sz w:val="72"/>
          <w:szCs w:val="72"/>
        </w:rPr>
        <w:t xml:space="preserve"> SDK说明文档</w:t>
      </w:r>
      <w:bookmarkEnd w:id="0"/>
    </w:p>
    <w:p w14:paraId="60A51C8D">
      <w:pPr>
        <w:jc w:val="center"/>
        <w:rPr>
          <w:rFonts w:hint="eastAsia" w:eastAsiaTheme="minorEastAsia"/>
          <w:lang w:eastAsia="zh-CN"/>
        </w:rPr>
      </w:pPr>
      <w:r>
        <w:rPr>
          <w:rFonts w:hint="eastAsia" w:ascii="Times New Roman" w:hAnsi="Times New Roman" w:cs="Times New Roman"/>
          <w:sz w:val="72"/>
          <w:szCs w:val="72"/>
          <w:lang w:eastAsia="zh-CN"/>
        </w:rPr>
        <w:t>（</w:t>
      </w:r>
      <w:r>
        <w:rPr>
          <w:rFonts w:hint="eastAsia" w:ascii="Times New Roman" w:hAnsi="Times New Roman" w:cs="Times New Roman"/>
          <w:sz w:val="72"/>
          <w:szCs w:val="72"/>
          <w:lang w:val="en-US" w:eastAsia="zh-CN"/>
        </w:rPr>
        <w:t>Linux Python</w:t>
      </w:r>
      <w:r>
        <w:rPr>
          <w:rFonts w:hint="eastAsia" w:ascii="Times New Roman" w:hAnsi="Times New Roman" w:cs="Times New Roman"/>
          <w:sz w:val="72"/>
          <w:szCs w:val="72"/>
          <w:lang w:eastAsia="zh-CN"/>
        </w:rPr>
        <w:t>）</w:t>
      </w:r>
    </w:p>
    <w:p w14:paraId="286F3CCC">
      <w:pPr>
        <w:rPr>
          <w:rFonts w:hint="eastAsia" w:eastAsia="宋体"/>
          <w:lang w:eastAsia="zh-CN"/>
        </w:rPr>
      </w:pPr>
    </w:p>
    <w:p w14:paraId="6CEAD437">
      <w:pPr>
        <w:wordWrap w:val="0"/>
        <w:spacing w:line="360" w:lineRule="auto"/>
        <w:jc w:val="center"/>
        <w:rPr>
          <w:rFonts w:hint="default" w:ascii="Times New Roman" w:hAnsi="Times New Roman" w:eastAsia="宋体" w:cs="Times New Roman"/>
          <w:b/>
          <w:bCs/>
          <w:sz w:val="36"/>
          <w:szCs w:val="36"/>
        </w:rPr>
      </w:pPr>
      <w:r>
        <w:rPr>
          <w:rFonts w:hint="default" w:ascii="Times New Roman" w:hAnsi="Times New Roman" w:eastAsia="宋体" w:cs="Times New Roman"/>
          <w:b/>
          <w:bCs/>
          <w:sz w:val="36"/>
          <w:szCs w:val="36"/>
        </w:rPr>
        <w:t>（Ver.</w:t>
      </w:r>
      <w:r>
        <w:rPr>
          <w:rFonts w:hint="default" w:ascii="Times New Roman" w:hAnsi="Times New Roman" w:eastAsia="宋体" w:cs="Times New Roman"/>
          <w:b/>
          <w:bCs/>
          <w:sz w:val="36"/>
          <w:szCs w:val="36"/>
        </w:rPr>
        <w:t>1</w:t>
      </w:r>
      <w:r>
        <w:rPr>
          <w:rFonts w:hint="default" w:ascii="Times New Roman" w:hAnsi="Times New Roman" w:eastAsia="宋体" w:cs="Times New Roman"/>
          <w:b/>
          <w:bCs/>
          <w:sz w:val="36"/>
          <w:szCs w:val="36"/>
        </w:rPr>
        <w:t>.0）</w:t>
      </w:r>
      <w:bookmarkStart w:id="1" w:name="_Toc20969"/>
      <w:bookmarkStart w:id="2" w:name="_Toc15145"/>
      <w:bookmarkStart w:id="3" w:name="_Toc9804"/>
    </w:p>
    <w:p w14:paraId="4B1C39F6">
      <w:pPr>
        <w:wordWrap w:val="0"/>
        <w:spacing w:line="360" w:lineRule="auto"/>
        <w:jc w:val="center"/>
        <w:rPr>
          <w:rFonts w:hint="default" w:ascii="Times New Roman" w:hAnsi="Times New Roman" w:eastAsia="宋体" w:cs="Times New Roman"/>
          <w:b/>
          <w:bCs/>
          <w:sz w:val="36"/>
          <w:szCs w:val="36"/>
        </w:rPr>
      </w:pPr>
    </w:p>
    <w:p w14:paraId="07DC31B4">
      <w:pPr>
        <w:jc w:val="both"/>
        <w:rPr>
          <w:ins w:id="0" w:author="JackieWang" w:date="2025-07-04T16:43:00Z"/>
          <w:rFonts w:hint="default" w:ascii="Times New Roman" w:hAnsi="Times New Roman" w:eastAsia="宋体" w:cs="Times New Roman"/>
          <w:b/>
          <w:bCs/>
          <w:spacing w:val="-5"/>
          <w:sz w:val="71"/>
          <w:szCs w:val="71"/>
        </w:rPr>
      </w:pPr>
    </w:p>
    <w:p w14:paraId="256B7346">
      <w:pPr>
        <w:jc w:val="center"/>
        <w:rPr>
          <w:ins w:id="1" w:author="JackieWang" w:date="2025-07-04T16:43:00Z"/>
          <w:rFonts w:hint="default" w:ascii="Times New Roman" w:hAnsi="Times New Roman" w:eastAsia="宋体" w:cs="Times New Roman"/>
          <w:b/>
          <w:bCs/>
          <w:spacing w:val="-5"/>
          <w:sz w:val="71"/>
          <w:szCs w:val="71"/>
        </w:rPr>
      </w:pPr>
    </w:p>
    <w:p w14:paraId="263216B4">
      <w:pPr>
        <w:jc w:val="center"/>
        <w:rPr>
          <w:ins w:id="2" w:author="JackieWang" w:date="2025-07-04T16:43:00Z"/>
          <w:rFonts w:hint="default" w:ascii="Times New Roman" w:hAnsi="Times New Roman" w:eastAsia="宋体" w:cs="Times New Roman"/>
          <w:b/>
          <w:bCs/>
          <w:spacing w:val="-5"/>
          <w:sz w:val="71"/>
          <w:szCs w:val="71"/>
        </w:rPr>
      </w:pPr>
    </w:p>
    <w:p w14:paraId="6A9DBBCC">
      <w:pPr>
        <w:jc w:val="center"/>
        <w:rPr>
          <w:ins w:id="3" w:author="JackieWang" w:date="2025-07-04T16:43:00Z"/>
          <w:rFonts w:hint="default" w:ascii="Times New Roman" w:hAnsi="Times New Roman" w:eastAsia="宋体" w:cs="Times New Roman"/>
          <w:b/>
          <w:bCs/>
          <w:spacing w:val="-5"/>
          <w:sz w:val="71"/>
          <w:szCs w:val="71"/>
        </w:rPr>
      </w:pPr>
    </w:p>
    <w:p w14:paraId="0F8A4156">
      <w:pPr>
        <w:rPr>
          <w:ins w:id="4" w:author="JackieWang" w:date="2025-07-04T16:43:00Z"/>
          <w:rFonts w:hint="default" w:ascii="Times New Roman" w:hAnsi="Times New Roman" w:eastAsia="宋体" w:cs="Times New Roman"/>
          <w:b/>
          <w:bCs/>
          <w:spacing w:val="-5"/>
          <w:sz w:val="71"/>
          <w:szCs w:val="71"/>
        </w:rPr>
      </w:pPr>
    </w:p>
    <w:p w14:paraId="45F93D62">
      <w:pPr>
        <w:rPr>
          <w:rFonts w:hint="default" w:ascii="Times New Roman" w:hAnsi="Times New Roman" w:eastAsia="宋体" w:cs="Times New Roman"/>
          <w:sz w:val="36"/>
          <w:szCs w:val="36"/>
        </w:rPr>
      </w:pPr>
    </w:p>
    <w:p w14:paraId="05B4BAD6">
      <w:pPr>
        <w:jc w:val="center"/>
        <w:rPr>
          <w:rFonts w:hint="default" w:ascii="Times New Roman" w:hAnsi="Times New Roman" w:eastAsia="宋体" w:cs="Times New Roman"/>
          <w:sz w:val="36"/>
          <w:szCs w:val="36"/>
        </w:rPr>
      </w:pPr>
    </w:p>
    <w:p w14:paraId="01705C3E">
      <w:pPr>
        <w:jc w:val="center"/>
        <w:rPr>
          <w:rFonts w:hint="default" w:ascii="Times New Roman" w:hAnsi="Times New Roman" w:eastAsia="宋体" w:cs="Times New Roman"/>
          <w:b/>
          <w:bCs/>
          <w:sz w:val="36"/>
          <w:szCs w:val="36"/>
        </w:rPr>
      </w:pPr>
      <w:r>
        <w:rPr>
          <w:rFonts w:hint="default" w:ascii="Times New Roman" w:hAnsi="Times New Roman" w:eastAsia="宋体" w:cs="Times New Roman"/>
          <w:b/>
          <w:bCs/>
          <w:sz w:val="36"/>
          <w:szCs w:val="36"/>
        </w:rPr>
        <w:t>天链机器人有限责任公司</w:t>
      </w:r>
      <w:bookmarkEnd w:id="1"/>
    </w:p>
    <w:p w14:paraId="4E8F685A">
      <w:pPr>
        <w:jc w:val="center"/>
        <w:rPr>
          <w:ins w:id="5" w:author="JackieWang" w:date="2025-07-04T16:43:00Z"/>
          <w:rFonts w:hint="default" w:ascii="Times New Roman" w:hAnsi="Times New Roman" w:eastAsia="宋体" w:cs="Times New Roman"/>
          <w:b/>
          <w:bCs/>
          <w:sz w:val="30"/>
          <w:szCs w:val="30"/>
        </w:rPr>
      </w:pPr>
      <w:bookmarkStart w:id="4" w:name="_Toc32206"/>
      <w:r>
        <w:rPr>
          <w:rFonts w:hint="default" w:ascii="Times New Roman" w:hAnsi="Times New Roman" w:eastAsia="宋体" w:cs="Times New Roman"/>
          <w:b/>
          <w:bCs/>
          <w:sz w:val="30"/>
          <w:szCs w:val="30"/>
        </w:rPr>
        <w:t>销售联系（Tel）：</w:t>
      </w:r>
      <w:bookmarkEnd w:id="2"/>
      <w:bookmarkEnd w:id="3"/>
      <w:bookmarkEnd w:id="4"/>
      <w:r>
        <w:rPr>
          <w:rFonts w:hint="default" w:ascii="Times New Roman" w:hAnsi="Times New Roman" w:eastAsia="宋体" w:cs="Times New Roman"/>
          <w:b/>
          <w:bCs/>
          <w:sz w:val="30"/>
          <w:szCs w:val="30"/>
        </w:rPr>
        <w:t>188 8080 8778</w:t>
      </w:r>
    </w:p>
    <w:p w14:paraId="6EA31684">
      <w:pPr>
        <w:jc w:val="center"/>
        <w:rPr>
          <w:rFonts w:hint="default" w:ascii="Times New Roman" w:hAnsi="Times New Roman" w:eastAsia="宋体" w:cs="Times New Roman"/>
          <w:b/>
          <w:bCs/>
          <w:sz w:val="30"/>
          <w:szCs w:val="30"/>
        </w:rPr>
      </w:pPr>
      <w:r>
        <w:rPr>
          <w:rFonts w:hint="default" w:ascii="Times New Roman" w:hAnsi="Times New Roman" w:eastAsia="宋体" w:cs="Times New Roman"/>
        </w:rPr>
        <w:br w:type="page"/>
      </w:r>
    </w:p>
    <w:p w14:paraId="01A3B8BF">
      <w:pPr>
        <w:rPr>
          <w:rFonts w:hint="default" w:ascii="Times New Roman" w:hAnsi="Times New Roman" w:eastAsia="宋体" w:cs="Times New Roman"/>
        </w:rPr>
      </w:pPr>
      <w:bookmarkStart w:id="5" w:name="bookmark1"/>
      <w:bookmarkEnd w:id="5"/>
    </w:p>
    <w:tbl>
      <w:tblPr>
        <w:tblStyle w:val="21"/>
        <w:tblpPr w:leftFromText="180" w:rightFromText="180" w:vertAnchor="text" w:horzAnchor="page" w:tblpXSpec="center" w:tblpY="235"/>
        <w:tblOverlap w:val="never"/>
        <w:tblW w:w="89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7"/>
        <w:gridCol w:w="3575"/>
        <w:gridCol w:w="1808"/>
        <w:gridCol w:w="1256"/>
        <w:gridCol w:w="1009"/>
      </w:tblGrid>
      <w:tr w14:paraId="32B11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337" w:type="dxa"/>
            <w:vAlign w:val="center"/>
          </w:tcPr>
          <w:p w14:paraId="00F3355B">
            <w:pPr>
              <w:spacing w:line="360" w:lineRule="auto"/>
              <w:jc w:val="center"/>
              <w:rPr>
                <w:rFonts w:hint="default" w:ascii="Times New Roman" w:hAnsi="Times New Roman" w:eastAsia="宋体" w:cs="Times New Roman"/>
                <w:b/>
                <w:bCs/>
                <w:color w:val="000000"/>
                <w:sz w:val="28"/>
                <w:szCs w:val="28"/>
              </w:rPr>
            </w:pPr>
            <w:r>
              <w:rPr>
                <w:rFonts w:hint="default" w:ascii="Times New Roman" w:hAnsi="Times New Roman" w:eastAsia="宋体" w:cs="Times New Roman"/>
                <w:b/>
                <w:bCs/>
                <w:color w:val="000000"/>
                <w:sz w:val="28"/>
                <w:szCs w:val="28"/>
              </w:rPr>
              <w:t>版本号</w:t>
            </w:r>
          </w:p>
        </w:tc>
        <w:tc>
          <w:tcPr>
            <w:tcW w:w="3575" w:type="dxa"/>
            <w:vAlign w:val="center"/>
          </w:tcPr>
          <w:p w14:paraId="0D529FDB">
            <w:pPr>
              <w:spacing w:line="360" w:lineRule="auto"/>
              <w:jc w:val="center"/>
              <w:rPr>
                <w:rFonts w:hint="default" w:ascii="Times New Roman" w:hAnsi="Times New Roman" w:eastAsia="宋体" w:cs="Times New Roman"/>
                <w:b/>
                <w:bCs/>
                <w:color w:val="000000"/>
                <w:sz w:val="28"/>
                <w:szCs w:val="28"/>
              </w:rPr>
            </w:pPr>
            <w:r>
              <w:rPr>
                <w:rFonts w:hint="default" w:ascii="Times New Roman" w:hAnsi="Times New Roman" w:eastAsia="宋体" w:cs="Times New Roman"/>
                <w:b/>
                <w:bCs/>
                <w:color w:val="000000"/>
                <w:sz w:val="28"/>
                <w:szCs w:val="28"/>
              </w:rPr>
              <w:t>修改内容</w:t>
            </w:r>
          </w:p>
        </w:tc>
        <w:tc>
          <w:tcPr>
            <w:tcW w:w="1808" w:type="dxa"/>
            <w:vAlign w:val="center"/>
          </w:tcPr>
          <w:p w14:paraId="35CB5196">
            <w:pPr>
              <w:spacing w:line="360" w:lineRule="auto"/>
              <w:jc w:val="center"/>
              <w:rPr>
                <w:rFonts w:hint="default" w:ascii="Times New Roman" w:hAnsi="Times New Roman" w:eastAsia="宋体" w:cs="Times New Roman"/>
                <w:b/>
                <w:bCs/>
                <w:color w:val="000000"/>
                <w:sz w:val="28"/>
                <w:szCs w:val="28"/>
              </w:rPr>
            </w:pPr>
            <w:r>
              <w:rPr>
                <w:rFonts w:hint="default" w:ascii="Times New Roman" w:hAnsi="Times New Roman" w:eastAsia="宋体" w:cs="Times New Roman"/>
                <w:b/>
                <w:bCs/>
                <w:color w:val="000000"/>
                <w:sz w:val="28"/>
                <w:szCs w:val="28"/>
              </w:rPr>
              <w:t>修改日期</w:t>
            </w:r>
          </w:p>
        </w:tc>
        <w:tc>
          <w:tcPr>
            <w:tcW w:w="1256" w:type="dxa"/>
            <w:vAlign w:val="center"/>
          </w:tcPr>
          <w:p w14:paraId="5405BB75">
            <w:pPr>
              <w:spacing w:line="360" w:lineRule="auto"/>
              <w:jc w:val="center"/>
              <w:rPr>
                <w:rFonts w:hint="default" w:ascii="Times New Roman" w:hAnsi="Times New Roman" w:eastAsia="宋体" w:cs="Times New Roman"/>
                <w:b/>
                <w:bCs/>
                <w:color w:val="000000"/>
                <w:sz w:val="28"/>
                <w:szCs w:val="28"/>
              </w:rPr>
            </w:pPr>
            <w:r>
              <w:rPr>
                <w:rFonts w:hint="default" w:ascii="Times New Roman" w:hAnsi="Times New Roman" w:eastAsia="宋体" w:cs="Times New Roman"/>
                <w:b/>
                <w:bCs/>
                <w:color w:val="000000"/>
                <w:sz w:val="28"/>
                <w:szCs w:val="28"/>
              </w:rPr>
              <w:t>修改人</w:t>
            </w:r>
          </w:p>
        </w:tc>
        <w:tc>
          <w:tcPr>
            <w:tcW w:w="1009" w:type="dxa"/>
            <w:vAlign w:val="center"/>
          </w:tcPr>
          <w:p w14:paraId="7AF561AD">
            <w:pPr>
              <w:spacing w:line="360" w:lineRule="auto"/>
              <w:jc w:val="center"/>
              <w:rPr>
                <w:rFonts w:hint="default" w:ascii="Times New Roman" w:hAnsi="Times New Roman" w:eastAsia="宋体" w:cs="Times New Roman"/>
                <w:b/>
                <w:bCs/>
                <w:color w:val="000000"/>
                <w:sz w:val="28"/>
                <w:szCs w:val="28"/>
              </w:rPr>
            </w:pPr>
            <w:r>
              <w:rPr>
                <w:rFonts w:hint="default" w:ascii="Times New Roman" w:hAnsi="Times New Roman" w:eastAsia="宋体" w:cs="Times New Roman"/>
                <w:b/>
                <w:bCs/>
                <w:color w:val="000000"/>
                <w:sz w:val="28"/>
                <w:szCs w:val="28"/>
              </w:rPr>
              <w:t>批准</w:t>
            </w:r>
          </w:p>
        </w:tc>
      </w:tr>
      <w:tr w14:paraId="53834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337" w:type="dxa"/>
            <w:vAlign w:val="center"/>
          </w:tcPr>
          <w:p w14:paraId="4E1D8F22">
            <w:pPr>
              <w:spacing w:line="360" w:lineRule="auto"/>
              <w:ind w:firstLine="117" w:firstLineChars="49"/>
              <w:jc w:val="center"/>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V1.0</w:t>
            </w:r>
          </w:p>
        </w:tc>
        <w:tc>
          <w:tcPr>
            <w:tcW w:w="3575" w:type="dxa"/>
            <w:vAlign w:val="center"/>
          </w:tcPr>
          <w:p w14:paraId="5F08DE85">
            <w:pPr>
              <w:spacing w:line="360" w:lineRule="exact"/>
              <w:jc w:val="center"/>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完成说明文档</w:t>
            </w:r>
            <w:r>
              <w:rPr>
                <w:rFonts w:hint="default" w:ascii="Times New Roman" w:hAnsi="Times New Roman" w:eastAsia="宋体" w:cs="Times New Roman"/>
                <w:color w:val="000000"/>
                <w:sz w:val="24"/>
              </w:rPr>
              <w:t>初步</w:t>
            </w:r>
            <w:r>
              <w:rPr>
                <w:rFonts w:hint="default" w:ascii="Times New Roman" w:hAnsi="Times New Roman" w:eastAsia="宋体" w:cs="Times New Roman"/>
                <w:color w:val="000000"/>
                <w:sz w:val="24"/>
              </w:rPr>
              <w:t>全部撰写</w:t>
            </w:r>
          </w:p>
        </w:tc>
        <w:tc>
          <w:tcPr>
            <w:tcW w:w="1808" w:type="dxa"/>
            <w:vAlign w:val="center"/>
          </w:tcPr>
          <w:p w14:paraId="724D85FB">
            <w:pPr>
              <w:spacing w:line="600" w:lineRule="exact"/>
              <w:jc w:val="center"/>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2026.4.25</w:t>
            </w:r>
          </w:p>
        </w:tc>
        <w:tc>
          <w:tcPr>
            <w:tcW w:w="1256" w:type="dxa"/>
            <w:vAlign w:val="center"/>
          </w:tcPr>
          <w:p w14:paraId="2319DD14">
            <w:pPr>
              <w:spacing w:line="360" w:lineRule="auto"/>
              <w:jc w:val="center"/>
              <w:rPr>
                <w:rFonts w:hint="default" w:ascii="Times New Roman" w:hAnsi="Times New Roman" w:eastAsia="宋体" w:cs="Times New Roman"/>
                <w:color w:val="000000"/>
                <w:sz w:val="24"/>
              </w:rPr>
            </w:pPr>
            <w:r>
              <w:rPr>
                <w:rFonts w:hint="default" w:ascii="Times New Roman" w:hAnsi="Times New Roman" w:eastAsia="宋体" w:cs="Times New Roman"/>
                <w:color w:val="000000"/>
                <w:sz w:val="24"/>
              </w:rPr>
              <w:t>何向阳</w:t>
            </w:r>
          </w:p>
        </w:tc>
        <w:tc>
          <w:tcPr>
            <w:tcW w:w="1009" w:type="dxa"/>
            <w:vAlign w:val="center"/>
          </w:tcPr>
          <w:p w14:paraId="32431B83">
            <w:pPr>
              <w:spacing w:line="360" w:lineRule="auto"/>
              <w:jc w:val="center"/>
              <w:rPr>
                <w:rFonts w:hint="default" w:ascii="Times New Roman" w:hAnsi="Times New Roman" w:eastAsia="宋体" w:cs="Times New Roman"/>
                <w:color w:val="000000"/>
                <w:sz w:val="24"/>
              </w:rPr>
            </w:pPr>
          </w:p>
        </w:tc>
      </w:tr>
      <w:tr w14:paraId="47875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7" w:hRule="atLeast"/>
          <w:jc w:val="center"/>
        </w:trPr>
        <w:tc>
          <w:tcPr>
            <w:tcW w:w="1337" w:type="dxa"/>
            <w:vAlign w:val="center"/>
          </w:tcPr>
          <w:p w14:paraId="6DA8DCB1">
            <w:pPr>
              <w:spacing w:line="360" w:lineRule="auto"/>
              <w:ind w:firstLine="117" w:firstLineChars="49"/>
              <w:jc w:val="center"/>
              <w:rPr>
                <w:rFonts w:hint="default" w:ascii="Times New Roman" w:hAnsi="Times New Roman" w:eastAsia="宋体" w:cs="Times New Roman"/>
                <w:snapToGrid w:val="0"/>
                <w:color w:val="000000"/>
                <w:kern w:val="0"/>
                <w:sz w:val="24"/>
              </w:rPr>
            </w:pPr>
          </w:p>
        </w:tc>
        <w:tc>
          <w:tcPr>
            <w:tcW w:w="3575" w:type="dxa"/>
            <w:vAlign w:val="center"/>
          </w:tcPr>
          <w:p w14:paraId="02276C4A">
            <w:pPr>
              <w:spacing w:line="360" w:lineRule="exact"/>
              <w:jc w:val="center"/>
              <w:rPr>
                <w:rFonts w:hint="default" w:ascii="Times New Roman" w:hAnsi="Times New Roman" w:eastAsia="宋体" w:cs="Times New Roman"/>
                <w:snapToGrid w:val="0"/>
                <w:color w:val="000000"/>
                <w:kern w:val="0"/>
                <w:sz w:val="24"/>
              </w:rPr>
            </w:pPr>
          </w:p>
        </w:tc>
        <w:tc>
          <w:tcPr>
            <w:tcW w:w="1808" w:type="dxa"/>
            <w:vAlign w:val="center"/>
          </w:tcPr>
          <w:p w14:paraId="3D71FB45">
            <w:pPr>
              <w:spacing w:line="600" w:lineRule="exact"/>
              <w:jc w:val="center"/>
              <w:rPr>
                <w:rFonts w:hint="default" w:ascii="Times New Roman" w:hAnsi="Times New Roman" w:eastAsia="宋体" w:cs="Times New Roman"/>
                <w:snapToGrid w:val="0"/>
                <w:color w:val="000000"/>
                <w:kern w:val="0"/>
                <w:sz w:val="24"/>
              </w:rPr>
            </w:pPr>
          </w:p>
        </w:tc>
        <w:tc>
          <w:tcPr>
            <w:tcW w:w="1256" w:type="dxa"/>
            <w:vAlign w:val="center"/>
          </w:tcPr>
          <w:p w14:paraId="58C15C3C">
            <w:pPr>
              <w:spacing w:line="360" w:lineRule="auto"/>
              <w:jc w:val="center"/>
              <w:rPr>
                <w:rFonts w:hint="default" w:ascii="Times New Roman" w:hAnsi="Times New Roman" w:eastAsia="宋体" w:cs="Times New Roman"/>
                <w:color w:val="000000"/>
                <w:sz w:val="24"/>
              </w:rPr>
            </w:pPr>
          </w:p>
        </w:tc>
        <w:tc>
          <w:tcPr>
            <w:tcW w:w="1009" w:type="dxa"/>
            <w:vAlign w:val="center"/>
          </w:tcPr>
          <w:p w14:paraId="0CFC564C">
            <w:pPr>
              <w:spacing w:line="360" w:lineRule="auto"/>
              <w:jc w:val="center"/>
              <w:rPr>
                <w:rFonts w:hint="default" w:ascii="Times New Roman" w:hAnsi="Times New Roman" w:eastAsia="宋体" w:cs="Times New Roman"/>
                <w:color w:val="000000"/>
                <w:sz w:val="24"/>
              </w:rPr>
            </w:pPr>
          </w:p>
        </w:tc>
      </w:tr>
      <w:tr w14:paraId="32403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4" w:hRule="atLeast"/>
          <w:jc w:val="center"/>
        </w:trPr>
        <w:tc>
          <w:tcPr>
            <w:tcW w:w="1337" w:type="dxa"/>
            <w:vAlign w:val="center"/>
          </w:tcPr>
          <w:p w14:paraId="2DEEFDA1">
            <w:pPr>
              <w:spacing w:line="360" w:lineRule="auto"/>
              <w:ind w:firstLine="117" w:firstLineChars="49"/>
              <w:jc w:val="center"/>
              <w:rPr>
                <w:rFonts w:hint="default" w:ascii="Times New Roman" w:hAnsi="Times New Roman" w:eastAsia="宋体" w:cs="Times New Roman"/>
                <w:color w:val="000000"/>
                <w:sz w:val="24"/>
              </w:rPr>
            </w:pPr>
          </w:p>
        </w:tc>
        <w:tc>
          <w:tcPr>
            <w:tcW w:w="3575" w:type="dxa"/>
            <w:vAlign w:val="center"/>
          </w:tcPr>
          <w:p w14:paraId="4484E846">
            <w:pPr>
              <w:spacing w:line="360" w:lineRule="auto"/>
              <w:ind w:firstLine="117" w:firstLineChars="49"/>
              <w:jc w:val="center"/>
              <w:rPr>
                <w:rFonts w:hint="default" w:ascii="Times New Roman" w:hAnsi="Times New Roman" w:eastAsia="宋体" w:cs="Times New Roman"/>
                <w:color w:val="000000"/>
                <w:sz w:val="24"/>
              </w:rPr>
            </w:pPr>
          </w:p>
        </w:tc>
        <w:tc>
          <w:tcPr>
            <w:tcW w:w="1808" w:type="dxa"/>
            <w:vAlign w:val="center"/>
          </w:tcPr>
          <w:p w14:paraId="39CF96A7">
            <w:pPr>
              <w:spacing w:line="360" w:lineRule="auto"/>
              <w:ind w:firstLine="117" w:firstLineChars="49"/>
              <w:jc w:val="center"/>
              <w:rPr>
                <w:rFonts w:hint="default" w:ascii="Times New Roman" w:hAnsi="Times New Roman" w:eastAsia="宋体" w:cs="Times New Roman"/>
                <w:color w:val="000000"/>
                <w:sz w:val="24"/>
              </w:rPr>
            </w:pPr>
          </w:p>
        </w:tc>
        <w:tc>
          <w:tcPr>
            <w:tcW w:w="1256" w:type="dxa"/>
            <w:vAlign w:val="center"/>
          </w:tcPr>
          <w:p w14:paraId="6BD35A9C">
            <w:pPr>
              <w:spacing w:line="360" w:lineRule="auto"/>
              <w:ind w:firstLine="117" w:firstLineChars="49"/>
              <w:jc w:val="center"/>
              <w:rPr>
                <w:rFonts w:hint="default" w:ascii="Times New Roman" w:hAnsi="Times New Roman" w:eastAsia="宋体" w:cs="Times New Roman"/>
                <w:color w:val="000000"/>
                <w:sz w:val="24"/>
              </w:rPr>
            </w:pPr>
          </w:p>
        </w:tc>
        <w:tc>
          <w:tcPr>
            <w:tcW w:w="1009" w:type="dxa"/>
            <w:vAlign w:val="center"/>
          </w:tcPr>
          <w:p w14:paraId="2647F9A0">
            <w:pPr>
              <w:spacing w:line="360" w:lineRule="auto"/>
              <w:ind w:firstLine="117" w:firstLineChars="49"/>
              <w:jc w:val="center"/>
              <w:rPr>
                <w:rFonts w:hint="default" w:ascii="Times New Roman" w:hAnsi="Times New Roman" w:eastAsia="宋体" w:cs="Times New Roman"/>
                <w:color w:val="000000"/>
                <w:sz w:val="24"/>
              </w:rPr>
            </w:pPr>
          </w:p>
        </w:tc>
      </w:tr>
      <w:tr w14:paraId="32369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4" w:hRule="atLeast"/>
          <w:jc w:val="center"/>
        </w:trPr>
        <w:tc>
          <w:tcPr>
            <w:tcW w:w="1337" w:type="dxa"/>
            <w:vAlign w:val="center"/>
          </w:tcPr>
          <w:p w14:paraId="64CF1956">
            <w:pPr>
              <w:spacing w:line="360" w:lineRule="auto"/>
              <w:ind w:firstLine="117" w:firstLineChars="49"/>
              <w:jc w:val="center"/>
              <w:rPr>
                <w:rFonts w:hint="default" w:ascii="Times New Roman" w:hAnsi="Times New Roman" w:eastAsia="宋体" w:cs="Times New Roman"/>
                <w:color w:val="000000"/>
                <w:sz w:val="24"/>
              </w:rPr>
            </w:pPr>
          </w:p>
        </w:tc>
        <w:tc>
          <w:tcPr>
            <w:tcW w:w="3575" w:type="dxa"/>
            <w:vAlign w:val="center"/>
          </w:tcPr>
          <w:p w14:paraId="780BD96C">
            <w:pPr>
              <w:spacing w:line="360" w:lineRule="auto"/>
              <w:ind w:firstLine="117" w:firstLineChars="49"/>
              <w:jc w:val="center"/>
              <w:rPr>
                <w:rFonts w:hint="default" w:ascii="Times New Roman" w:hAnsi="Times New Roman" w:eastAsia="宋体" w:cs="Times New Roman"/>
                <w:color w:val="000000"/>
                <w:sz w:val="24"/>
              </w:rPr>
            </w:pPr>
          </w:p>
        </w:tc>
        <w:tc>
          <w:tcPr>
            <w:tcW w:w="1808" w:type="dxa"/>
            <w:vAlign w:val="center"/>
          </w:tcPr>
          <w:p w14:paraId="79A0F4A0">
            <w:pPr>
              <w:spacing w:line="360" w:lineRule="auto"/>
              <w:ind w:firstLine="117" w:firstLineChars="49"/>
              <w:jc w:val="center"/>
              <w:rPr>
                <w:rFonts w:hint="default" w:ascii="Times New Roman" w:hAnsi="Times New Roman" w:eastAsia="宋体" w:cs="Times New Roman"/>
                <w:color w:val="000000"/>
                <w:sz w:val="24"/>
              </w:rPr>
            </w:pPr>
          </w:p>
        </w:tc>
        <w:tc>
          <w:tcPr>
            <w:tcW w:w="1256" w:type="dxa"/>
            <w:vAlign w:val="center"/>
          </w:tcPr>
          <w:p w14:paraId="2ED589A6">
            <w:pPr>
              <w:spacing w:line="360" w:lineRule="auto"/>
              <w:ind w:firstLine="117" w:firstLineChars="49"/>
              <w:jc w:val="center"/>
              <w:rPr>
                <w:rFonts w:hint="default" w:ascii="Times New Roman" w:hAnsi="Times New Roman" w:eastAsia="宋体" w:cs="Times New Roman"/>
                <w:color w:val="000000"/>
                <w:sz w:val="24"/>
              </w:rPr>
            </w:pPr>
          </w:p>
        </w:tc>
        <w:tc>
          <w:tcPr>
            <w:tcW w:w="1009" w:type="dxa"/>
            <w:vAlign w:val="center"/>
          </w:tcPr>
          <w:p w14:paraId="510E71F5">
            <w:pPr>
              <w:spacing w:line="360" w:lineRule="auto"/>
              <w:ind w:firstLine="117" w:firstLineChars="49"/>
              <w:jc w:val="center"/>
              <w:rPr>
                <w:rFonts w:hint="default" w:ascii="Times New Roman" w:hAnsi="Times New Roman" w:eastAsia="宋体" w:cs="Times New Roman"/>
                <w:color w:val="000000"/>
                <w:sz w:val="24"/>
              </w:rPr>
            </w:pPr>
          </w:p>
        </w:tc>
      </w:tr>
      <w:tr w14:paraId="61886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7" w:hRule="atLeast"/>
          <w:jc w:val="center"/>
        </w:trPr>
        <w:tc>
          <w:tcPr>
            <w:tcW w:w="1337" w:type="dxa"/>
            <w:vAlign w:val="center"/>
          </w:tcPr>
          <w:p w14:paraId="7346E52A">
            <w:pPr>
              <w:spacing w:line="360" w:lineRule="auto"/>
              <w:ind w:firstLine="117" w:firstLineChars="49"/>
              <w:jc w:val="center"/>
              <w:rPr>
                <w:rFonts w:hint="default" w:ascii="Times New Roman" w:hAnsi="Times New Roman" w:eastAsia="宋体" w:cs="Times New Roman"/>
                <w:color w:val="000000"/>
                <w:sz w:val="24"/>
              </w:rPr>
            </w:pPr>
          </w:p>
        </w:tc>
        <w:tc>
          <w:tcPr>
            <w:tcW w:w="3575" w:type="dxa"/>
            <w:vAlign w:val="center"/>
          </w:tcPr>
          <w:p w14:paraId="01D27BA4">
            <w:pPr>
              <w:spacing w:line="360" w:lineRule="auto"/>
              <w:ind w:firstLine="117" w:firstLineChars="49"/>
              <w:jc w:val="center"/>
              <w:rPr>
                <w:rFonts w:hint="default" w:ascii="Times New Roman" w:hAnsi="Times New Roman" w:eastAsia="宋体" w:cs="Times New Roman"/>
                <w:color w:val="000000"/>
                <w:sz w:val="24"/>
              </w:rPr>
            </w:pPr>
          </w:p>
        </w:tc>
        <w:tc>
          <w:tcPr>
            <w:tcW w:w="1808" w:type="dxa"/>
            <w:vAlign w:val="center"/>
          </w:tcPr>
          <w:p w14:paraId="02DDEDF7">
            <w:pPr>
              <w:spacing w:line="360" w:lineRule="auto"/>
              <w:ind w:firstLine="117" w:firstLineChars="49"/>
              <w:jc w:val="center"/>
              <w:rPr>
                <w:rFonts w:hint="default" w:ascii="Times New Roman" w:hAnsi="Times New Roman" w:eastAsia="宋体" w:cs="Times New Roman"/>
                <w:color w:val="000000"/>
                <w:sz w:val="24"/>
              </w:rPr>
            </w:pPr>
          </w:p>
        </w:tc>
        <w:tc>
          <w:tcPr>
            <w:tcW w:w="1256" w:type="dxa"/>
            <w:vAlign w:val="center"/>
          </w:tcPr>
          <w:p w14:paraId="16FED6BB">
            <w:pPr>
              <w:spacing w:line="360" w:lineRule="auto"/>
              <w:ind w:firstLine="117" w:firstLineChars="49"/>
              <w:jc w:val="center"/>
              <w:rPr>
                <w:rFonts w:hint="default" w:ascii="Times New Roman" w:hAnsi="Times New Roman" w:eastAsia="宋体" w:cs="Times New Roman"/>
                <w:color w:val="000000"/>
                <w:sz w:val="24"/>
              </w:rPr>
            </w:pPr>
          </w:p>
        </w:tc>
        <w:tc>
          <w:tcPr>
            <w:tcW w:w="1009" w:type="dxa"/>
            <w:vAlign w:val="center"/>
          </w:tcPr>
          <w:p w14:paraId="49807EAC">
            <w:pPr>
              <w:spacing w:line="360" w:lineRule="auto"/>
              <w:ind w:firstLine="117" w:firstLineChars="49"/>
              <w:jc w:val="center"/>
              <w:rPr>
                <w:rFonts w:hint="default" w:ascii="Times New Roman" w:hAnsi="Times New Roman" w:eastAsia="宋体" w:cs="Times New Roman"/>
                <w:color w:val="000000"/>
                <w:sz w:val="24"/>
              </w:rPr>
            </w:pPr>
          </w:p>
        </w:tc>
      </w:tr>
    </w:tbl>
    <w:p w14:paraId="49FBBA10">
      <w:pPr>
        <w:rPr>
          <w:rFonts w:hint="default" w:ascii="Times New Roman" w:hAnsi="Times New Roman" w:eastAsia="宋体" w:cs="Times New Roman"/>
        </w:rPr>
      </w:pPr>
      <w:r>
        <w:rPr>
          <w:rFonts w:hint="default" w:ascii="Times New Roman" w:hAnsi="Times New Roman" w:eastAsia="宋体" w:cs="Times New Roman"/>
        </w:rPr>
        <w:br w:type="page"/>
      </w:r>
    </w:p>
    <w:sdt>
      <w:sdtPr>
        <w:rPr>
          <w:rStyle w:val="34"/>
          <w:rFonts w:hint="default"/>
        </w:rPr>
        <w:id w:val="147483435"/>
        <w15:color w:val="DBDBDB"/>
        <w:docPartObj>
          <w:docPartGallery w:val="Table of Contents"/>
          <w:docPartUnique/>
        </w:docPartObj>
      </w:sdtPr>
      <w:sdtEndPr>
        <w:rPr>
          <w:rFonts w:hint="default" w:ascii="Times New Roman" w:hAnsi="Times New Roman" w:eastAsia="宋体" w:cs="Times New Roman"/>
          <w:b w:val="0"/>
          <w:kern w:val="2"/>
          <w:sz w:val="21"/>
        </w:rPr>
      </w:sdtEndPr>
      <w:sdtContent>
        <w:p w14:paraId="255A819A">
          <w:pPr>
            <w:pStyle w:val="3"/>
            <w:spacing w:after="0" w:line="440" w:lineRule="exact"/>
            <w:ind w:firstLine="420"/>
            <w:jc w:val="center"/>
            <w:rPr>
              <w:rFonts w:hint="default" w:ascii="Times New Roman" w:hAnsi="Times New Roman" w:eastAsia="宋体" w:cs="Times New Roman"/>
              <w:b/>
              <w:kern w:val="2"/>
              <w:sz w:val="32"/>
              <w:szCs w:val="24"/>
              <w:lang w:val="en-US" w:eastAsia="zh-CN" w:bidi="ar-SA"/>
            </w:rPr>
          </w:pPr>
          <w:bookmarkStart w:id="6" w:name="_Toc15088"/>
          <w:bookmarkStart w:id="7" w:name="_Toc568264279"/>
          <w:r>
            <w:rPr>
              <w:rStyle w:val="34"/>
              <w:rFonts w:hint="default"/>
              <w:b/>
            </w:rPr>
            <w:t>目 录</w:t>
          </w:r>
          <w:bookmarkEnd w:id="6"/>
          <w:bookmarkEnd w:id="7"/>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TOC \o "1-5" \h \z \u </w:instrText>
          </w:r>
          <w:r>
            <w:rPr>
              <w:rFonts w:hint="default" w:ascii="Times New Roman" w:hAnsi="Times New Roman" w:eastAsia="宋体" w:cs="Times New Roman"/>
            </w:rPr>
            <w:fldChar w:fldCharType="separate"/>
          </w:r>
        </w:p>
        <w:p w14:paraId="7CB866FA">
          <w:pPr>
            <w:pStyle w:val="14"/>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_Toc8184 </w:instrText>
          </w:r>
          <w:r>
            <w:rPr>
              <w:rFonts w:hint="default" w:ascii="Times New Roman" w:hAnsi="Times New Roman" w:eastAsia="宋体" w:cs="Times New Roman"/>
            </w:rPr>
            <w:fldChar w:fldCharType="separate"/>
          </w:r>
          <w:r>
            <w:rPr>
              <w:rFonts w:hint="default" w:ascii="Times New Roman" w:hAnsi="Times New Roman" w:eastAsia="宋体" w:cs="Times New Roman"/>
              <w:szCs w:val="72"/>
            </w:rPr>
            <w:t>2403 SDK说明文档</w:t>
          </w:r>
          <w:r>
            <w:tab/>
          </w:r>
          <w:r>
            <w:fldChar w:fldCharType="begin"/>
          </w:r>
          <w:r>
            <w:instrText xml:space="preserve"> PAGEREF _Toc8184 \h </w:instrText>
          </w:r>
          <w:r>
            <w:fldChar w:fldCharType="separate"/>
          </w:r>
          <w:r>
            <w:t>1</w:t>
          </w:r>
          <w:r>
            <w:fldChar w:fldCharType="end"/>
          </w:r>
          <w:r>
            <w:rPr>
              <w:rFonts w:hint="default" w:ascii="Times New Roman" w:hAnsi="Times New Roman" w:eastAsia="宋体" w:cs="Times New Roman"/>
            </w:rPr>
            <w:fldChar w:fldCharType="end"/>
          </w:r>
        </w:p>
        <w:p w14:paraId="69087C93">
          <w:pPr>
            <w:pStyle w:val="17"/>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_Toc15088 </w:instrText>
          </w:r>
          <w:r>
            <w:rPr>
              <w:rFonts w:hint="default" w:ascii="Times New Roman" w:hAnsi="Times New Roman" w:eastAsia="宋体" w:cs="Times New Roman"/>
            </w:rPr>
            <w:fldChar w:fldCharType="separate"/>
          </w:r>
          <w:r>
            <w:rPr>
              <w:rFonts w:hint="default"/>
            </w:rPr>
            <w:t>目 录</w:t>
          </w:r>
          <w:r>
            <w:tab/>
          </w:r>
          <w:r>
            <w:fldChar w:fldCharType="begin"/>
          </w:r>
          <w:r>
            <w:instrText xml:space="preserve"> PAGEREF _Toc15088 \h </w:instrText>
          </w:r>
          <w:r>
            <w:fldChar w:fldCharType="separate"/>
          </w:r>
          <w:r>
            <w:t>3</w:t>
          </w:r>
          <w:r>
            <w:fldChar w:fldCharType="end"/>
          </w:r>
          <w:r>
            <w:rPr>
              <w:rFonts w:hint="default" w:ascii="Times New Roman" w:hAnsi="Times New Roman" w:eastAsia="宋体" w:cs="Times New Roman"/>
            </w:rPr>
            <w:fldChar w:fldCharType="end"/>
          </w:r>
        </w:p>
        <w:p w14:paraId="55FC9624">
          <w:pPr>
            <w:pStyle w:val="17"/>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_Toc3985 </w:instrText>
          </w:r>
          <w:r>
            <w:rPr>
              <w:rFonts w:hint="default" w:ascii="Times New Roman" w:hAnsi="Times New Roman" w:eastAsia="宋体" w:cs="Times New Roman"/>
            </w:rPr>
            <w:fldChar w:fldCharType="separate"/>
          </w:r>
          <w:r>
            <w:rPr>
              <w:rFonts w:hint="default" w:ascii="Times New Roman" w:hAnsi="Times New Roman" w:eastAsia="宋体" w:cs="Times New Roman"/>
            </w:rPr>
            <w:t>一．概述</w:t>
          </w:r>
          <w:r>
            <w:tab/>
          </w:r>
          <w:r>
            <w:fldChar w:fldCharType="begin"/>
          </w:r>
          <w:r>
            <w:instrText xml:space="preserve"> PAGEREF _Toc3985 \h </w:instrText>
          </w:r>
          <w:r>
            <w:fldChar w:fldCharType="separate"/>
          </w:r>
          <w:r>
            <w:t>7</w:t>
          </w:r>
          <w:r>
            <w:fldChar w:fldCharType="end"/>
          </w:r>
          <w:r>
            <w:rPr>
              <w:rFonts w:hint="default" w:ascii="Times New Roman" w:hAnsi="Times New Roman" w:eastAsia="宋体" w:cs="Times New Roman"/>
            </w:rPr>
            <w:fldChar w:fldCharType="end"/>
          </w:r>
        </w:p>
        <w:p w14:paraId="52830E72">
          <w:pPr>
            <w:pStyle w:val="17"/>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_Toc17348 </w:instrText>
          </w:r>
          <w:r>
            <w:rPr>
              <w:rFonts w:hint="default" w:ascii="Times New Roman" w:hAnsi="Times New Roman" w:eastAsia="宋体" w:cs="Times New Roman"/>
            </w:rPr>
            <w:fldChar w:fldCharType="separate"/>
          </w:r>
          <w:r>
            <w:rPr>
              <w:rFonts w:hint="default" w:ascii="Times New Roman" w:hAnsi="Times New Roman" w:eastAsia="宋体" w:cs="Times New Roman"/>
            </w:rPr>
            <w:t>二． 支持的操作系统与软件版本</w:t>
          </w:r>
          <w:r>
            <w:tab/>
          </w:r>
          <w:r>
            <w:fldChar w:fldCharType="begin"/>
          </w:r>
          <w:r>
            <w:instrText xml:space="preserve"> PAGEREF _Toc17348 \h </w:instrText>
          </w:r>
          <w:r>
            <w:fldChar w:fldCharType="separate"/>
          </w:r>
          <w:r>
            <w:t>7</w:t>
          </w:r>
          <w:r>
            <w:fldChar w:fldCharType="end"/>
          </w:r>
          <w:r>
            <w:rPr>
              <w:rFonts w:hint="default" w:ascii="Times New Roman" w:hAnsi="Times New Roman" w:eastAsia="宋体" w:cs="Times New Roman"/>
            </w:rPr>
            <w:fldChar w:fldCharType="end"/>
          </w:r>
        </w:p>
        <w:p w14:paraId="17D277E1">
          <w:pPr>
            <w:pStyle w:val="17"/>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_Toc26842 </w:instrText>
          </w:r>
          <w:r>
            <w:rPr>
              <w:rFonts w:hint="default" w:ascii="Times New Roman" w:hAnsi="Times New Roman" w:eastAsia="宋体" w:cs="Times New Roman"/>
            </w:rPr>
            <w:fldChar w:fldCharType="separate"/>
          </w:r>
          <w:r>
            <w:rPr>
              <w:rFonts w:hint="default" w:ascii="Times New Roman" w:hAnsi="Times New Roman" w:eastAsia="宋体" w:cs="Times New Roman"/>
            </w:rPr>
            <w:t>三． SDK结构</w:t>
          </w:r>
          <w:r>
            <w:tab/>
          </w:r>
          <w:r>
            <w:fldChar w:fldCharType="begin"/>
          </w:r>
          <w:r>
            <w:instrText xml:space="preserve"> PAGEREF _Toc26842 \h </w:instrText>
          </w:r>
          <w:r>
            <w:fldChar w:fldCharType="separate"/>
          </w:r>
          <w:r>
            <w:t>7</w:t>
          </w:r>
          <w:r>
            <w:fldChar w:fldCharType="end"/>
          </w:r>
          <w:r>
            <w:rPr>
              <w:rFonts w:hint="default" w:ascii="Times New Roman" w:hAnsi="Times New Roman" w:eastAsia="宋体" w:cs="Times New Roman"/>
            </w:rPr>
            <w:fldChar w:fldCharType="end"/>
          </w:r>
        </w:p>
        <w:p w14:paraId="67443BAD">
          <w:pPr>
            <w:pStyle w:val="17"/>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_Toc27830 </w:instrText>
          </w:r>
          <w:r>
            <w:rPr>
              <w:rFonts w:hint="default" w:ascii="Times New Roman" w:hAnsi="Times New Roman" w:eastAsia="宋体" w:cs="Times New Roman"/>
            </w:rPr>
            <w:fldChar w:fldCharType="separate"/>
          </w:r>
          <w:r>
            <w:rPr>
              <w:rFonts w:hint="default" w:ascii="Times New Roman" w:hAnsi="Times New Roman" w:eastAsia="宋体" w:cs="Times New Roman"/>
            </w:rPr>
            <w:t>四．sdk接口说明</w:t>
          </w:r>
          <w:r>
            <w:tab/>
          </w:r>
          <w:r>
            <w:fldChar w:fldCharType="begin"/>
          </w:r>
          <w:r>
            <w:instrText xml:space="preserve"> PAGEREF _Toc27830 \h </w:instrText>
          </w:r>
          <w:r>
            <w:fldChar w:fldCharType="separate"/>
          </w:r>
          <w:r>
            <w:t>8</w:t>
          </w:r>
          <w:r>
            <w:fldChar w:fldCharType="end"/>
          </w:r>
          <w:r>
            <w:rPr>
              <w:rFonts w:hint="default" w:ascii="Times New Roman" w:hAnsi="Times New Roman" w:eastAsia="宋体" w:cs="Times New Roman"/>
            </w:rPr>
            <w:fldChar w:fldCharType="end"/>
          </w:r>
        </w:p>
        <w:p w14:paraId="71CB14CB">
          <w:pPr>
            <w:pStyle w:val="10"/>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_Toc7991 </w:instrText>
          </w:r>
          <w:r>
            <w:rPr>
              <w:rFonts w:hint="default" w:ascii="Times New Roman" w:hAnsi="Times New Roman" w:eastAsia="宋体" w:cs="Times New Roman"/>
            </w:rPr>
            <w:fldChar w:fldCharType="separate"/>
          </w:r>
          <w:r>
            <w:rPr>
              <w:rFonts w:hint="default" w:ascii="Times New Roman" w:hAnsi="Times New Roman" w:eastAsia="宋体" w:cs="Times New Roman"/>
            </w:rPr>
            <w:t>4.1 接口通用规则</w:t>
          </w:r>
          <w:r>
            <w:tab/>
          </w:r>
          <w:r>
            <w:fldChar w:fldCharType="begin"/>
          </w:r>
          <w:r>
            <w:instrText xml:space="preserve"> PAGEREF _Toc7991 \h </w:instrText>
          </w:r>
          <w:r>
            <w:fldChar w:fldCharType="separate"/>
          </w:r>
          <w:r>
            <w:t>8</w:t>
          </w:r>
          <w:r>
            <w:fldChar w:fldCharType="end"/>
          </w:r>
          <w:r>
            <w:rPr>
              <w:rFonts w:hint="default" w:ascii="Times New Roman" w:hAnsi="Times New Roman" w:eastAsia="宋体" w:cs="Times New Roman"/>
            </w:rPr>
            <w:fldChar w:fldCharType="end"/>
          </w:r>
        </w:p>
        <w:p w14:paraId="4377A2CE">
          <w:pPr>
            <w:pStyle w:val="10"/>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_Toc18219 </w:instrText>
          </w:r>
          <w:r>
            <w:rPr>
              <w:rFonts w:hint="default" w:ascii="Times New Roman" w:hAnsi="Times New Roman" w:eastAsia="宋体" w:cs="Times New Roman"/>
            </w:rPr>
            <w:fldChar w:fldCharType="separate"/>
          </w:r>
          <w:r>
            <w:rPr>
              <w:rFonts w:hint="default" w:ascii="Times New Roman" w:hAnsi="Times New Roman" w:eastAsia="宋体" w:cs="Times New Roman"/>
            </w:rPr>
            <w:t>4.2 连接管理接口</w:t>
          </w:r>
          <w:r>
            <w:tab/>
          </w:r>
          <w:r>
            <w:fldChar w:fldCharType="begin"/>
          </w:r>
          <w:r>
            <w:instrText xml:space="preserve"> PAGEREF _Toc18219 \h </w:instrText>
          </w:r>
          <w:r>
            <w:fldChar w:fldCharType="separate"/>
          </w:r>
          <w:r>
            <w:t>8</w:t>
          </w:r>
          <w:r>
            <w:fldChar w:fldCharType="end"/>
          </w:r>
          <w:r>
            <w:rPr>
              <w:rFonts w:hint="default" w:ascii="Times New Roman" w:hAnsi="Times New Roman" w:eastAsia="宋体" w:cs="Times New Roman"/>
            </w:rPr>
            <w:fldChar w:fldCharType="end"/>
          </w:r>
        </w:p>
        <w:p w14:paraId="32A4C836">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_Toc25558 </w:instrText>
          </w:r>
          <w:r>
            <w:rPr>
              <w:rFonts w:hint="default" w:ascii="Times New Roman" w:hAnsi="Times New Roman" w:eastAsia="宋体" w:cs="Times New Roman"/>
            </w:rPr>
            <w:fldChar w:fldCharType="separate"/>
          </w:r>
          <w:r>
            <w:rPr>
              <w:rFonts w:hint="default" w:ascii="Times New Roman" w:hAnsi="Times New Roman" w:eastAsia="宋体" w:cs="Times New Roman"/>
            </w:rPr>
            <w:t>4.2.1 connect_robot - 创建机械臂连</w:t>
          </w:r>
          <w:bookmarkStart w:id="106" w:name="_GoBack"/>
          <w:bookmarkEnd w:id="106"/>
          <w:r>
            <w:rPr>
              <w:rFonts w:hint="default" w:ascii="Times New Roman" w:hAnsi="Times New Roman" w:eastAsia="宋体" w:cs="Times New Roman"/>
            </w:rPr>
            <w:t>接控制句柄</w:t>
          </w:r>
          <w:r>
            <w:tab/>
          </w:r>
          <w:r>
            <w:fldChar w:fldCharType="begin"/>
          </w:r>
          <w:r>
            <w:instrText xml:space="preserve"> PAGEREF _Toc25558 \h </w:instrText>
          </w:r>
          <w:r>
            <w:fldChar w:fldCharType="separate"/>
          </w:r>
          <w:r>
            <w:t>8</w:t>
          </w:r>
          <w:r>
            <w:fldChar w:fldCharType="end"/>
          </w:r>
          <w:r>
            <w:rPr>
              <w:rFonts w:hint="default" w:ascii="Times New Roman" w:hAnsi="Times New Roman" w:eastAsia="宋体" w:cs="Times New Roman"/>
            </w:rPr>
            <w:fldChar w:fldCharType="end"/>
          </w:r>
        </w:p>
        <w:p w14:paraId="2B9612A0">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_Toc5998 </w:instrText>
          </w:r>
          <w:r>
            <w:rPr>
              <w:rFonts w:hint="default" w:ascii="Times New Roman" w:hAnsi="Times New Roman" w:eastAsia="宋体" w:cs="Times New Roman"/>
            </w:rPr>
            <w:fldChar w:fldCharType="separate"/>
          </w:r>
          <w:r>
            <w:rPr>
              <w:rFonts w:hint="default" w:ascii="Times New Roman" w:hAnsi="Times New Roman" w:eastAsia="宋体" w:cs="Times New Roman"/>
            </w:rPr>
            <w:t>4.2.2 disconnect_robot - 关闭所有机械臂连接</w:t>
          </w:r>
          <w:r>
            <w:tab/>
          </w:r>
          <w:r>
            <w:fldChar w:fldCharType="begin"/>
          </w:r>
          <w:r>
            <w:instrText xml:space="preserve"> PAGEREF _Toc5998 \h </w:instrText>
          </w:r>
          <w:r>
            <w:fldChar w:fldCharType="separate"/>
          </w:r>
          <w:r>
            <w:t>9</w:t>
          </w:r>
          <w:r>
            <w:fldChar w:fldCharType="end"/>
          </w:r>
          <w:r>
            <w:rPr>
              <w:rFonts w:hint="default" w:ascii="Times New Roman" w:hAnsi="Times New Roman" w:eastAsia="宋体" w:cs="Times New Roman"/>
            </w:rPr>
            <w:fldChar w:fldCharType="end"/>
          </w:r>
        </w:p>
        <w:p w14:paraId="2FC59D9A">
          <w:pPr>
            <w:pStyle w:val="10"/>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_Toc19021 </w:instrText>
          </w:r>
          <w:r>
            <w:rPr>
              <w:rFonts w:hint="default" w:ascii="Times New Roman" w:hAnsi="Times New Roman" w:eastAsia="宋体" w:cs="Times New Roman"/>
            </w:rPr>
            <w:fldChar w:fldCharType="separate"/>
          </w:r>
          <w:r>
            <w:rPr>
              <w:rFonts w:hint="default" w:ascii="Times New Roman" w:hAnsi="Times New Roman" w:eastAsia="宋体" w:cs="Times New Roman"/>
            </w:rPr>
            <w:t>4.3 日志管理接口</w:t>
          </w:r>
          <w:r>
            <w:tab/>
          </w:r>
          <w:r>
            <w:fldChar w:fldCharType="begin"/>
          </w:r>
          <w:r>
            <w:instrText xml:space="preserve"> PAGEREF _Toc19021 \h </w:instrText>
          </w:r>
          <w:r>
            <w:fldChar w:fldCharType="separate"/>
          </w:r>
          <w:r>
            <w:t>10</w:t>
          </w:r>
          <w:r>
            <w:fldChar w:fldCharType="end"/>
          </w:r>
          <w:r>
            <w:rPr>
              <w:rFonts w:hint="default" w:ascii="Times New Roman" w:hAnsi="Times New Roman" w:eastAsia="宋体" w:cs="Times New Roman"/>
            </w:rPr>
            <w:fldChar w:fldCharType="end"/>
          </w:r>
        </w:p>
        <w:p w14:paraId="50B647E2">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_Toc18792 </w:instrText>
          </w:r>
          <w:r>
            <w:rPr>
              <w:rFonts w:hint="default" w:ascii="Times New Roman" w:hAnsi="Times New Roman" w:eastAsia="宋体" w:cs="Times New Roman"/>
            </w:rPr>
            <w:fldChar w:fldCharType="separate"/>
          </w:r>
          <w:r>
            <w:rPr>
              <w:rFonts w:hint="default" w:ascii="Times New Roman" w:hAnsi="Times New Roman" w:eastAsia="宋体" w:cs="Times New Roman"/>
            </w:rPr>
            <w:t>4.3.1 log_download_by_quantity - 保存日志到文件</w:t>
          </w:r>
          <w:r>
            <w:tab/>
          </w:r>
          <w:r>
            <w:fldChar w:fldCharType="begin"/>
          </w:r>
          <w:r>
            <w:instrText xml:space="preserve"> PAGEREF _Toc18792 \h </w:instrText>
          </w:r>
          <w:r>
            <w:fldChar w:fldCharType="separate"/>
          </w:r>
          <w:r>
            <w:t>10</w:t>
          </w:r>
          <w:r>
            <w:fldChar w:fldCharType="end"/>
          </w:r>
          <w:r>
            <w:rPr>
              <w:rFonts w:hint="default" w:ascii="Times New Roman" w:hAnsi="Times New Roman" w:eastAsia="宋体" w:cs="Times New Roman"/>
            </w:rPr>
            <w:fldChar w:fldCharType="end"/>
          </w:r>
        </w:p>
        <w:p w14:paraId="12C5DA17">
          <w:pPr>
            <w:pStyle w:val="10"/>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_Toc17123 </w:instrText>
          </w:r>
          <w:r>
            <w:rPr>
              <w:rFonts w:hint="default" w:ascii="Times New Roman" w:hAnsi="Times New Roman" w:eastAsia="宋体" w:cs="Times New Roman"/>
            </w:rPr>
            <w:fldChar w:fldCharType="separate"/>
          </w:r>
          <w:r>
            <w:rPr>
              <w:rFonts w:hint="default" w:ascii="Times New Roman" w:hAnsi="Times New Roman" w:eastAsia="宋体" w:cs="Times New Roman"/>
            </w:rPr>
            <w:t>4.4 信息查询接口</w:t>
          </w:r>
          <w:r>
            <w:tab/>
          </w:r>
          <w:r>
            <w:fldChar w:fldCharType="begin"/>
          </w:r>
          <w:r>
            <w:instrText xml:space="preserve"> PAGEREF _Toc17123 \h </w:instrText>
          </w:r>
          <w:r>
            <w:fldChar w:fldCharType="separate"/>
          </w:r>
          <w:r>
            <w:t>10</w:t>
          </w:r>
          <w:r>
            <w:fldChar w:fldCharType="end"/>
          </w:r>
          <w:r>
            <w:rPr>
              <w:rFonts w:hint="default" w:ascii="Times New Roman" w:hAnsi="Times New Roman" w:eastAsia="宋体" w:cs="Times New Roman"/>
            </w:rPr>
            <w:fldChar w:fldCharType="end"/>
          </w:r>
        </w:p>
        <w:p w14:paraId="572B6E41">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_Toc30782 </w:instrText>
          </w:r>
          <w:r>
            <w:rPr>
              <w:rFonts w:hint="default" w:ascii="Times New Roman" w:hAnsi="Times New Roman" w:eastAsia="宋体" w:cs="Times New Roman"/>
            </w:rPr>
            <w:fldChar w:fldCharType="separate"/>
          </w:r>
          <w:r>
            <w:rPr>
              <w:rFonts w:hint="default" w:ascii="Times New Roman" w:hAnsi="Times New Roman" w:eastAsia="宋体" w:cs="Times New Roman"/>
            </w:rPr>
            <w:t>4.4.1 get_current_position - 获取机械臂当前坐标信息</w:t>
          </w:r>
          <w:r>
            <w:tab/>
          </w:r>
          <w:r>
            <w:fldChar w:fldCharType="begin"/>
          </w:r>
          <w:r>
            <w:instrText xml:space="preserve"> PAGEREF _Toc30782 \h </w:instrText>
          </w:r>
          <w:r>
            <w:fldChar w:fldCharType="separate"/>
          </w:r>
          <w:r>
            <w:t>10</w:t>
          </w:r>
          <w:r>
            <w:fldChar w:fldCharType="end"/>
          </w:r>
          <w:r>
            <w:rPr>
              <w:rFonts w:hint="default" w:ascii="Times New Roman" w:hAnsi="Times New Roman" w:eastAsia="宋体" w:cs="Times New Roman"/>
            </w:rPr>
            <w:fldChar w:fldCharType="end"/>
          </w:r>
        </w:p>
        <w:p w14:paraId="4133747A">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_Toc8249 </w:instrText>
          </w:r>
          <w:r>
            <w:rPr>
              <w:rFonts w:hint="default" w:ascii="Times New Roman" w:hAnsi="Times New Roman" w:eastAsia="宋体" w:cs="Times New Roman"/>
            </w:rPr>
            <w:fldChar w:fldCharType="separate"/>
          </w:r>
          <w:r>
            <w:rPr>
              <w:rFonts w:hint="default" w:ascii="Times New Roman" w:hAnsi="Times New Roman" w:eastAsia="宋体" w:cs="Times New Roman"/>
            </w:rPr>
            <w:t>4.4.2 get_robot_running_state - 获取作业文件运行状态</w:t>
          </w:r>
          <w:r>
            <w:tab/>
          </w:r>
          <w:r>
            <w:fldChar w:fldCharType="begin"/>
          </w:r>
          <w:r>
            <w:instrText xml:space="preserve"> PAGEREF _Toc8249 \h </w:instrText>
          </w:r>
          <w:r>
            <w:fldChar w:fldCharType="separate"/>
          </w:r>
          <w:r>
            <w:t>11</w:t>
          </w:r>
          <w:r>
            <w:fldChar w:fldCharType="end"/>
          </w:r>
          <w:r>
            <w:rPr>
              <w:rFonts w:hint="default" w:ascii="Times New Roman" w:hAnsi="Times New Roman" w:eastAsia="宋体" w:cs="Times New Roman"/>
            </w:rPr>
            <w:fldChar w:fldCharType="end"/>
          </w:r>
        </w:p>
        <w:p w14:paraId="5AA177BD">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_Toc2008 </w:instrText>
          </w:r>
          <w:r>
            <w:rPr>
              <w:rFonts w:hint="default" w:ascii="Times New Roman" w:hAnsi="Times New Roman" w:eastAsia="宋体" w:cs="Times New Roman"/>
            </w:rPr>
            <w:fldChar w:fldCharType="separate"/>
          </w:r>
          <w:r>
            <w:rPr>
              <w:rFonts w:hint="default" w:ascii="Times New Roman" w:hAnsi="Times New Roman" w:eastAsia="宋体" w:cs="Times New Roman"/>
            </w:rPr>
            <w:t>4.4.3 get_joint_position - 获取当前直角坐标</w:t>
          </w:r>
          <w:r>
            <w:tab/>
          </w:r>
          <w:r>
            <w:fldChar w:fldCharType="begin"/>
          </w:r>
          <w:r>
            <w:instrText xml:space="preserve"> PAGEREF _Toc2008 \h </w:instrText>
          </w:r>
          <w:r>
            <w:fldChar w:fldCharType="separate"/>
          </w:r>
          <w:r>
            <w:t>12</w:t>
          </w:r>
          <w:r>
            <w:fldChar w:fldCharType="end"/>
          </w:r>
          <w:r>
            <w:rPr>
              <w:rFonts w:hint="default" w:ascii="Times New Roman" w:hAnsi="Times New Roman" w:eastAsia="宋体" w:cs="Times New Roman"/>
            </w:rPr>
            <w:fldChar w:fldCharType="end"/>
          </w:r>
        </w:p>
        <w:p w14:paraId="46F2D9B7">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_Toc19254 </w:instrText>
          </w:r>
          <w:r>
            <w:rPr>
              <w:rFonts w:hint="default" w:ascii="Times New Roman" w:hAnsi="Times New Roman" w:eastAsia="宋体" w:cs="Times New Roman"/>
            </w:rPr>
            <w:fldChar w:fldCharType="separate"/>
          </w:r>
          <w:r>
            <w:rPr>
              <w:rFonts w:hint="default" w:ascii="Times New Roman" w:hAnsi="Times New Roman" w:eastAsia="宋体" w:cs="Times New Roman"/>
            </w:rPr>
            <w:t>4.4.5 get_robot_dh_param - 获取机械臂 DH 参数</w:t>
          </w:r>
          <w:r>
            <w:tab/>
          </w:r>
          <w:r>
            <w:fldChar w:fldCharType="begin"/>
          </w:r>
          <w:r>
            <w:instrText xml:space="preserve"> PAGEREF _Toc19254 \h </w:instrText>
          </w:r>
          <w:r>
            <w:fldChar w:fldCharType="separate"/>
          </w:r>
          <w:r>
            <w:t>13</w:t>
          </w:r>
          <w:r>
            <w:fldChar w:fldCharType="end"/>
          </w:r>
          <w:r>
            <w:rPr>
              <w:rFonts w:hint="default" w:ascii="Times New Roman" w:hAnsi="Times New Roman" w:eastAsia="宋体" w:cs="Times New Roman"/>
            </w:rPr>
            <w:fldChar w:fldCharType="end"/>
          </w:r>
        </w:p>
        <w:p w14:paraId="5CF84926">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_Toc1947 </w:instrText>
          </w:r>
          <w:r>
            <w:rPr>
              <w:rFonts w:hint="default" w:ascii="Times New Roman" w:hAnsi="Times New Roman" w:eastAsia="宋体" w:cs="Times New Roman"/>
            </w:rPr>
            <w:fldChar w:fldCharType="separate"/>
          </w:r>
          <w:r>
            <w:rPr>
              <w:rFonts w:hint="default" w:ascii="Times New Roman" w:hAnsi="Times New Roman" w:eastAsia="宋体" w:cs="Times New Roman"/>
            </w:rPr>
            <w:t>4.4.6 get_library_version - 读取机械臂软件信息</w:t>
          </w:r>
          <w:r>
            <w:tab/>
          </w:r>
          <w:r>
            <w:fldChar w:fldCharType="begin"/>
          </w:r>
          <w:r>
            <w:instrText xml:space="preserve"> PAGEREF _Toc1947 \h </w:instrText>
          </w:r>
          <w:r>
            <w:fldChar w:fldCharType="separate"/>
          </w:r>
          <w:r>
            <w:t>14</w:t>
          </w:r>
          <w:r>
            <w:fldChar w:fldCharType="end"/>
          </w:r>
          <w:r>
            <w:rPr>
              <w:rFonts w:hint="default" w:ascii="Times New Roman" w:hAnsi="Times New Roman" w:eastAsia="宋体" w:cs="Times New Roman"/>
            </w:rPr>
            <w:fldChar w:fldCharType="end"/>
          </w:r>
        </w:p>
        <w:p w14:paraId="060F1D89">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_Toc8035 </w:instrText>
          </w:r>
          <w:r>
            <w:rPr>
              <w:rFonts w:hint="default" w:ascii="Times New Roman" w:hAnsi="Times New Roman" w:eastAsia="宋体" w:cs="Times New Roman"/>
            </w:rPr>
            <w:fldChar w:fldCharType="separate"/>
          </w:r>
          <w:r>
            <w:rPr>
              <w:rFonts w:hint="default" w:ascii="Times New Roman" w:hAnsi="Times New Roman" w:eastAsia="宋体" w:cs="Times New Roman"/>
            </w:rPr>
            <w:t>4.4.7 get_robot_joint_param - 获取关节参数</w:t>
          </w:r>
          <w:r>
            <w:tab/>
          </w:r>
          <w:r>
            <w:fldChar w:fldCharType="begin"/>
          </w:r>
          <w:r>
            <w:instrText xml:space="preserve"> PAGEREF _Toc8035 \h </w:instrText>
          </w:r>
          <w:r>
            <w:fldChar w:fldCharType="separate"/>
          </w:r>
          <w:r>
            <w:t>14</w:t>
          </w:r>
          <w:r>
            <w:fldChar w:fldCharType="end"/>
          </w:r>
          <w:r>
            <w:rPr>
              <w:rFonts w:hint="default" w:ascii="Times New Roman" w:hAnsi="Times New Roman" w:eastAsia="宋体" w:cs="Times New Roman"/>
            </w:rPr>
            <w:fldChar w:fldCharType="end"/>
          </w:r>
        </w:p>
        <w:p w14:paraId="04207159">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_Toc4050 </w:instrText>
          </w:r>
          <w:r>
            <w:rPr>
              <w:rFonts w:hint="default" w:ascii="Times New Roman" w:hAnsi="Times New Roman" w:eastAsia="宋体" w:cs="Times New Roman"/>
            </w:rPr>
            <w:fldChar w:fldCharType="separate"/>
          </w:r>
          <w:r>
            <w:rPr>
              <w:rFonts w:hint="default" w:ascii="Times New Roman" w:hAnsi="Times New Roman" w:eastAsia="宋体" w:cs="Times New Roman"/>
            </w:rPr>
            <w:t>4.4.8 get_tool_hand_number - 获取当前使用的工具手编号</w:t>
          </w:r>
          <w:r>
            <w:tab/>
          </w:r>
          <w:r>
            <w:fldChar w:fldCharType="begin"/>
          </w:r>
          <w:r>
            <w:instrText xml:space="preserve"> PAGEREF _Toc4050 \h </w:instrText>
          </w:r>
          <w:r>
            <w:fldChar w:fldCharType="separate"/>
          </w:r>
          <w:r>
            <w:t>15</w:t>
          </w:r>
          <w:r>
            <w:fldChar w:fldCharType="end"/>
          </w:r>
          <w:r>
            <w:rPr>
              <w:rFonts w:hint="default" w:ascii="Times New Roman" w:hAnsi="Times New Roman" w:eastAsia="宋体" w:cs="Times New Roman"/>
            </w:rPr>
            <w:fldChar w:fldCharType="end"/>
          </w:r>
        </w:p>
        <w:p w14:paraId="6B32CCA9">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_Toc31517 </w:instrText>
          </w:r>
          <w:r>
            <w:rPr>
              <w:rFonts w:hint="default" w:ascii="Times New Roman" w:hAnsi="Times New Roman" w:eastAsia="宋体" w:cs="Times New Roman"/>
            </w:rPr>
            <w:fldChar w:fldCharType="separate"/>
          </w:r>
          <w:r>
            <w:rPr>
              <w:rFonts w:hint="default" w:ascii="Times New Roman" w:hAnsi="Times New Roman" w:eastAsia="宋体" w:cs="Times New Roman"/>
            </w:rPr>
            <w:t>4.4.</w:t>
          </w:r>
          <w:r>
            <w:rPr>
              <w:rFonts w:hint="default" w:ascii="Times New Roman" w:hAnsi="Times New Roman" w:eastAsia="宋体" w:cs="Times New Roman"/>
              <w:lang w:val="en-US" w:eastAsia="zh-CN"/>
            </w:rPr>
            <w:t>9</w:t>
          </w:r>
          <w:r>
            <w:rPr>
              <w:rFonts w:hint="default" w:ascii="Times New Roman" w:hAnsi="Times New Roman" w:eastAsia="宋体" w:cs="Times New Roman"/>
            </w:rPr>
            <w:t xml:space="preserve"> get_joint_temperature - 获取关节电机温度</w:t>
          </w:r>
          <w:r>
            <w:tab/>
          </w:r>
          <w:r>
            <w:fldChar w:fldCharType="begin"/>
          </w:r>
          <w:r>
            <w:instrText xml:space="preserve"> PAGEREF _Toc31517 \h </w:instrText>
          </w:r>
          <w:r>
            <w:fldChar w:fldCharType="separate"/>
          </w:r>
          <w:r>
            <w:t>16</w:t>
          </w:r>
          <w:r>
            <w:fldChar w:fldCharType="end"/>
          </w:r>
          <w:r>
            <w:rPr>
              <w:rFonts w:hint="default" w:ascii="Times New Roman" w:hAnsi="Times New Roman" w:eastAsia="宋体" w:cs="Times New Roman"/>
            </w:rPr>
            <w:fldChar w:fldCharType="end"/>
          </w:r>
        </w:p>
        <w:p w14:paraId="000E8AD5">
          <w:pPr>
            <w:pStyle w:val="10"/>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_Toc6054 </w:instrText>
          </w:r>
          <w:r>
            <w:rPr>
              <w:rFonts w:hint="default" w:ascii="Times New Roman" w:hAnsi="Times New Roman" w:eastAsia="宋体" w:cs="Times New Roman"/>
            </w:rPr>
            <w:fldChar w:fldCharType="separate"/>
          </w:r>
          <w:r>
            <w:rPr>
              <w:rFonts w:hint="default" w:ascii="Times New Roman" w:hAnsi="Times New Roman" w:eastAsia="宋体" w:cs="Times New Roman"/>
            </w:rPr>
            <w:t>4.5 作业运动控制接口</w:t>
          </w:r>
          <w:r>
            <w:tab/>
          </w:r>
          <w:r>
            <w:fldChar w:fldCharType="begin"/>
          </w:r>
          <w:r>
            <w:instrText xml:space="preserve"> PAGEREF _Toc6054 \h </w:instrText>
          </w:r>
          <w:r>
            <w:fldChar w:fldCharType="separate"/>
          </w:r>
          <w:r>
            <w:t>17</w:t>
          </w:r>
          <w:r>
            <w:fldChar w:fldCharType="end"/>
          </w:r>
          <w:r>
            <w:rPr>
              <w:rFonts w:hint="default" w:ascii="Times New Roman" w:hAnsi="Times New Roman" w:eastAsia="宋体" w:cs="Times New Roman"/>
            </w:rPr>
            <w:fldChar w:fldCharType="end"/>
          </w:r>
        </w:p>
        <w:p w14:paraId="3F0660B3">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_Toc10812 </w:instrText>
          </w:r>
          <w:r>
            <w:rPr>
              <w:rFonts w:hint="default" w:ascii="Times New Roman" w:hAnsi="Times New Roman" w:eastAsia="宋体" w:cs="Times New Roman"/>
            </w:rPr>
            <w:fldChar w:fldCharType="separate"/>
          </w:r>
          <w:r>
            <w:rPr>
              <w:rFonts w:hint="default" w:ascii="Times New Roman" w:hAnsi="Times New Roman" w:eastAsia="宋体" w:cs="Times New Roman"/>
            </w:rPr>
            <w:t>4.5.1 job_insert_moveJ - 作业里添加关节运动关节空间运动</w:t>
          </w:r>
          <w:r>
            <w:tab/>
          </w:r>
          <w:r>
            <w:fldChar w:fldCharType="begin"/>
          </w:r>
          <w:r>
            <w:instrText xml:space="preserve"> PAGEREF _Toc10812 \h </w:instrText>
          </w:r>
          <w:r>
            <w:fldChar w:fldCharType="separate"/>
          </w:r>
          <w:r>
            <w:t>17</w:t>
          </w:r>
          <w:r>
            <w:fldChar w:fldCharType="end"/>
          </w:r>
          <w:r>
            <w:rPr>
              <w:rFonts w:hint="default" w:ascii="Times New Roman" w:hAnsi="Times New Roman" w:eastAsia="宋体" w:cs="Times New Roman"/>
            </w:rPr>
            <w:fldChar w:fldCharType="end"/>
          </w:r>
        </w:p>
        <w:p w14:paraId="525FB23E">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_Toc28565 </w:instrText>
          </w:r>
          <w:r>
            <w:rPr>
              <w:rFonts w:hint="default" w:ascii="Times New Roman" w:hAnsi="Times New Roman" w:eastAsia="宋体" w:cs="Times New Roman"/>
            </w:rPr>
            <w:fldChar w:fldCharType="separate"/>
          </w:r>
          <w:r>
            <w:rPr>
              <w:rFonts w:hint="default" w:ascii="Times New Roman" w:hAnsi="Times New Roman" w:eastAsia="宋体" w:cs="Times New Roman"/>
            </w:rPr>
            <w:t>4.5.2 job_insert_moveL - 作业里添加关节运动笛卡尔空间直线运动</w:t>
          </w:r>
          <w:r>
            <w:tab/>
          </w:r>
          <w:r>
            <w:fldChar w:fldCharType="begin"/>
          </w:r>
          <w:r>
            <w:instrText xml:space="preserve"> PAGEREF _Toc28565 \h </w:instrText>
          </w:r>
          <w:r>
            <w:fldChar w:fldCharType="separate"/>
          </w:r>
          <w:r>
            <w:t>17</w:t>
          </w:r>
          <w:r>
            <w:fldChar w:fldCharType="end"/>
          </w:r>
          <w:r>
            <w:rPr>
              <w:rFonts w:hint="default" w:ascii="Times New Roman" w:hAnsi="Times New Roman" w:eastAsia="宋体" w:cs="Times New Roman"/>
            </w:rPr>
            <w:fldChar w:fldCharType="end"/>
          </w:r>
        </w:p>
        <w:p w14:paraId="6121B429">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_Toc11452 </w:instrText>
          </w:r>
          <w:r>
            <w:rPr>
              <w:rFonts w:hint="default" w:ascii="Times New Roman" w:hAnsi="Times New Roman" w:eastAsia="宋体" w:cs="Times New Roman"/>
            </w:rPr>
            <w:fldChar w:fldCharType="separate"/>
          </w:r>
          <w:r>
            <w:rPr>
              <w:rFonts w:hint="default" w:ascii="Times New Roman" w:hAnsi="Times New Roman" w:eastAsia="宋体" w:cs="Times New Roman"/>
            </w:rPr>
            <w:t>4.5.3 job_insert_moveC - 作业里添加关节运动笛卡尔空间圆弧运动</w:t>
          </w:r>
          <w:r>
            <w:tab/>
          </w:r>
          <w:r>
            <w:fldChar w:fldCharType="begin"/>
          </w:r>
          <w:r>
            <w:instrText xml:space="preserve"> PAGEREF _Toc11452 \h </w:instrText>
          </w:r>
          <w:r>
            <w:fldChar w:fldCharType="separate"/>
          </w:r>
          <w:r>
            <w:t>17</w:t>
          </w:r>
          <w:r>
            <w:fldChar w:fldCharType="end"/>
          </w:r>
          <w:r>
            <w:rPr>
              <w:rFonts w:hint="default" w:ascii="Times New Roman" w:hAnsi="Times New Roman" w:eastAsia="宋体" w:cs="Times New Roman"/>
            </w:rPr>
            <w:fldChar w:fldCharType="end"/>
          </w:r>
        </w:p>
        <w:p w14:paraId="1474EBF4">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_Toc19840 </w:instrText>
          </w:r>
          <w:r>
            <w:rPr>
              <w:rFonts w:hint="default" w:ascii="Times New Roman" w:hAnsi="Times New Roman" w:eastAsia="宋体" w:cs="Times New Roman"/>
            </w:rPr>
            <w:fldChar w:fldCharType="separate"/>
          </w:r>
          <w:r>
            <w:rPr>
              <w:rFonts w:hint="default" w:ascii="Times New Roman" w:hAnsi="Times New Roman" w:eastAsia="宋体" w:cs="Times New Roman"/>
            </w:rPr>
            <w:t>4.5.4 job_open - 打开指定作业文件</w:t>
          </w:r>
          <w:r>
            <w:tab/>
          </w:r>
          <w:r>
            <w:fldChar w:fldCharType="begin"/>
          </w:r>
          <w:r>
            <w:instrText xml:space="preserve"> PAGEREF _Toc19840 \h </w:instrText>
          </w:r>
          <w:r>
            <w:fldChar w:fldCharType="separate"/>
          </w:r>
          <w:r>
            <w:t>18</w:t>
          </w:r>
          <w:r>
            <w:fldChar w:fldCharType="end"/>
          </w:r>
          <w:r>
            <w:rPr>
              <w:rFonts w:hint="default" w:ascii="Times New Roman" w:hAnsi="Times New Roman" w:eastAsia="宋体" w:cs="Times New Roman"/>
            </w:rPr>
            <w:fldChar w:fldCharType="end"/>
          </w:r>
        </w:p>
        <w:p w14:paraId="2E24D92F">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_Toc29566 </w:instrText>
          </w:r>
          <w:r>
            <w:rPr>
              <w:rFonts w:hint="default" w:ascii="Times New Roman" w:hAnsi="Times New Roman" w:eastAsia="宋体" w:cs="Times New Roman"/>
            </w:rPr>
            <w:fldChar w:fldCharType="separate"/>
          </w:r>
          <w:r>
            <w:rPr>
              <w:rFonts w:hint="default" w:ascii="Times New Roman" w:hAnsi="Times New Roman" w:eastAsia="宋体" w:cs="Times New Roman"/>
            </w:rPr>
            <w:t>4.5.5 job_create – 创建作业文件名</w:t>
          </w:r>
          <w:r>
            <w:tab/>
          </w:r>
          <w:r>
            <w:fldChar w:fldCharType="begin"/>
          </w:r>
          <w:r>
            <w:instrText xml:space="preserve"> PAGEREF _Toc29566 \h </w:instrText>
          </w:r>
          <w:r>
            <w:fldChar w:fldCharType="separate"/>
          </w:r>
          <w:r>
            <w:t>18</w:t>
          </w:r>
          <w:r>
            <w:fldChar w:fldCharType="end"/>
          </w:r>
          <w:r>
            <w:rPr>
              <w:rFonts w:hint="default" w:ascii="Times New Roman" w:hAnsi="Times New Roman" w:eastAsia="宋体" w:cs="Times New Roman"/>
            </w:rPr>
            <w:fldChar w:fldCharType="end"/>
          </w:r>
        </w:p>
        <w:p w14:paraId="34693447">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_Toc12949 </w:instrText>
          </w:r>
          <w:r>
            <w:rPr>
              <w:rFonts w:hint="default" w:ascii="Times New Roman" w:hAnsi="Times New Roman" w:eastAsia="宋体" w:cs="Times New Roman"/>
            </w:rPr>
            <w:fldChar w:fldCharType="separate"/>
          </w:r>
          <w:r>
            <w:rPr>
              <w:rFonts w:hint="default" w:ascii="Times New Roman" w:hAnsi="Times New Roman" w:eastAsia="宋体" w:cs="Times New Roman"/>
            </w:rPr>
            <w:t>4.5.6 job_get_all_jobfile_name – 获取全部作业文件名</w:t>
          </w:r>
          <w:r>
            <w:tab/>
          </w:r>
          <w:r>
            <w:fldChar w:fldCharType="begin"/>
          </w:r>
          <w:r>
            <w:instrText xml:space="preserve"> PAGEREF _Toc12949 \h </w:instrText>
          </w:r>
          <w:r>
            <w:fldChar w:fldCharType="separate"/>
          </w:r>
          <w:r>
            <w:t>19</w:t>
          </w:r>
          <w:r>
            <w:fldChar w:fldCharType="end"/>
          </w:r>
          <w:r>
            <w:rPr>
              <w:rFonts w:hint="default" w:ascii="Times New Roman" w:hAnsi="Times New Roman" w:eastAsia="宋体" w:cs="Times New Roman"/>
            </w:rPr>
            <w:fldChar w:fldCharType="end"/>
          </w:r>
        </w:p>
        <w:p w14:paraId="5EAC5CEA">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_Toc17480 </w:instrText>
          </w:r>
          <w:r>
            <w:rPr>
              <w:rFonts w:hint="default" w:ascii="Times New Roman" w:hAnsi="Times New Roman" w:eastAsia="宋体" w:cs="Times New Roman"/>
            </w:rPr>
            <w:fldChar w:fldCharType="separate"/>
          </w:r>
          <w:r>
            <w:rPr>
              <w:rFonts w:hint="default" w:ascii="Times New Roman" w:hAnsi="Times New Roman" w:eastAsia="宋体" w:cs="Times New Roman"/>
            </w:rPr>
            <w:t>4.5.</w:t>
          </w:r>
          <w:r>
            <w:rPr>
              <w:rFonts w:hint="eastAsia" w:ascii="Times New Roman" w:hAnsi="Times New Roman" w:eastAsia="宋体" w:cs="Times New Roman"/>
              <w:lang w:val="en-US" w:eastAsia="zh-CN"/>
            </w:rPr>
            <w:t>7</w:t>
          </w:r>
          <w:r>
            <w:rPr>
              <w:rFonts w:hint="default" w:ascii="Times New Roman" w:hAnsi="Times New Roman" w:eastAsia="宋体" w:cs="Times New Roman"/>
            </w:rPr>
            <w:t xml:space="preserve"> job_run –启动指定作业文件</w:t>
          </w:r>
          <w:r>
            <w:tab/>
          </w:r>
          <w:r>
            <w:fldChar w:fldCharType="begin"/>
          </w:r>
          <w:r>
            <w:instrText xml:space="preserve"> PAGEREF _Toc17480 \h </w:instrText>
          </w:r>
          <w:r>
            <w:fldChar w:fldCharType="separate"/>
          </w:r>
          <w:r>
            <w:t>19</w:t>
          </w:r>
          <w:r>
            <w:fldChar w:fldCharType="end"/>
          </w:r>
          <w:r>
            <w:rPr>
              <w:rFonts w:hint="default" w:ascii="Times New Roman" w:hAnsi="Times New Roman" w:eastAsia="宋体" w:cs="Times New Roman"/>
            </w:rPr>
            <w:fldChar w:fldCharType="end"/>
          </w:r>
        </w:p>
        <w:p w14:paraId="2C6DC7F2">
          <w:pPr>
            <w:pStyle w:val="10"/>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_Toc15288 </w:instrText>
          </w:r>
          <w:r>
            <w:rPr>
              <w:rFonts w:hint="default" w:ascii="Times New Roman" w:hAnsi="Times New Roman" w:eastAsia="宋体" w:cs="Times New Roman"/>
            </w:rPr>
            <w:fldChar w:fldCharType="separate"/>
          </w:r>
          <w:r>
            <w:rPr>
              <w:rFonts w:hint="default" w:ascii="Times New Roman" w:hAnsi="Times New Roman" w:eastAsia="宋体" w:cs="Times New Roman"/>
            </w:rPr>
            <w:t>4.6 实时运动控制接口</w:t>
          </w:r>
          <w:r>
            <w:tab/>
          </w:r>
          <w:r>
            <w:fldChar w:fldCharType="begin"/>
          </w:r>
          <w:r>
            <w:instrText xml:space="preserve"> PAGEREF _Toc15288 \h </w:instrText>
          </w:r>
          <w:r>
            <w:fldChar w:fldCharType="separate"/>
          </w:r>
          <w:r>
            <w:t>20</w:t>
          </w:r>
          <w:r>
            <w:fldChar w:fldCharType="end"/>
          </w:r>
          <w:r>
            <w:rPr>
              <w:rFonts w:hint="default" w:ascii="Times New Roman" w:hAnsi="Times New Roman" w:eastAsia="宋体" w:cs="Times New Roman"/>
            </w:rPr>
            <w:fldChar w:fldCharType="end"/>
          </w:r>
        </w:p>
        <w:p w14:paraId="034B4582">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_Toc17279 </w:instrText>
          </w:r>
          <w:r>
            <w:rPr>
              <w:rFonts w:hint="default" w:ascii="Times New Roman" w:hAnsi="Times New Roman" w:eastAsia="宋体" w:cs="Times New Roman"/>
            </w:rPr>
            <w:fldChar w:fldCharType="separate"/>
          </w:r>
          <w:r>
            <w:rPr>
              <w:rFonts w:hint="default" w:ascii="Times New Roman" w:hAnsi="Times New Roman" w:eastAsia="宋体" w:cs="Times New Roman"/>
            </w:rPr>
            <w:t>4.6.1 robot_movej - 关节空间运动到目标位姿</w:t>
          </w:r>
          <w:r>
            <w:tab/>
          </w:r>
          <w:r>
            <w:fldChar w:fldCharType="begin"/>
          </w:r>
          <w:r>
            <w:instrText xml:space="preserve"> PAGEREF _Toc17279 \h </w:instrText>
          </w:r>
          <w:r>
            <w:fldChar w:fldCharType="separate"/>
          </w:r>
          <w:r>
            <w:t>20</w:t>
          </w:r>
          <w:r>
            <w:fldChar w:fldCharType="end"/>
          </w:r>
          <w:r>
            <w:rPr>
              <w:rFonts w:hint="default" w:ascii="Times New Roman" w:hAnsi="Times New Roman" w:eastAsia="宋体" w:cs="Times New Roman"/>
            </w:rPr>
            <w:fldChar w:fldCharType="end"/>
          </w:r>
        </w:p>
        <w:p w14:paraId="796CDA0D">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_Toc18140 </w:instrText>
          </w:r>
          <w:r>
            <w:rPr>
              <w:rFonts w:hint="default" w:ascii="Times New Roman" w:hAnsi="Times New Roman" w:eastAsia="宋体" w:cs="Times New Roman"/>
            </w:rPr>
            <w:fldChar w:fldCharType="separate"/>
          </w:r>
          <w:r>
            <w:rPr>
              <w:rFonts w:hint="default" w:ascii="Times New Roman" w:hAnsi="Times New Roman" w:eastAsia="宋体" w:cs="Times New Roman"/>
            </w:rPr>
            <w:t>4.6.2 robot_movel - 笛卡尔空间直线运动到目标位姿</w:t>
          </w:r>
          <w:r>
            <w:tab/>
          </w:r>
          <w:r>
            <w:fldChar w:fldCharType="begin"/>
          </w:r>
          <w:r>
            <w:instrText xml:space="preserve"> PAGEREF _Toc18140 \h </w:instrText>
          </w:r>
          <w:r>
            <w:fldChar w:fldCharType="separate"/>
          </w:r>
          <w:r>
            <w:t>21</w:t>
          </w:r>
          <w:r>
            <w:fldChar w:fldCharType="end"/>
          </w:r>
          <w:r>
            <w:rPr>
              <w:rFonts w:hint="default" w:ascii="Times New Roman" w:hAnsi="Times New Roman" w:eastAsia="宋体" w:cs="Times New Roman"/>
            </w:rPr>
            <w:fldChar w:fldCharType="end"/>
          </w:r>
        </w:p>
        <w:p w14:paraId="6BAC9F40">
          <w:pPr>
            <w:pStyle w:val="10"/>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_Toc32220 </w:instrText>
          </w:r>
          <w:r>
            <w:rPr>
              <w:rFonts w:hint="default" w:ascii="Times New Roman" w:hAnsi="Times New Roman" w:eastAsia="宋体" w:cs="Times New Roman"/>
            </w:rPr>
            <w:fldChar w:fldCharType="separate"/>
          </w:r>
          <w:r>
            <w:rPr>
              <w:rFonts w:hint="default" w:ascii="Times New Roman" w:hAnsi="Times New Roman" w:eastAsia="宋体" w:cs="Times New Roman"/>
            </w:rPr>
            <w:t>4.7 坐标系与工具管理接口</w:t>
          </w:r>
          <w:r>
            <w:tab/>
          </w:r>
          <w:r>
            <w:fldChar w:fldCharType="begin"/>
          </w:r>
          <w:r>
            <w:instrText xml:space="preserve"> PAGEREF _Toc32220 \h </w:instrText>
          </w:r>
          <w:r>
            <w:fldChar w:fldCharType="separate"/>
          </w:r>
          <w:r>
            <w:t>22</w:t>
          </w:r>
          <w:r>
            <w:fldChar w:fldCharType="end"/>
          </w:r>
          <w:r>
            <w:rPr>
              <w:rFonts w:hint="default" w:ascii="Times New Roman" w:hAnsi="Times New Roman" w:eastAsia="宋体" w:cs="Times New Roman"/>
            </w:rPr>
            <w:fldChar w:fldCharType="end"/>
          </w:r>
        </w:p>
        <w:p w14:paraId="0B06AB42">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_Toc8706 </w:instrText>
          </w:r>
          <w:r>
            <w:rPr>
              <w:rFonts w:hint="default" w:ascii="Times New Roman" w:hAnsi="Times New Roman" w:eastAsia="宋体" w:cs="Times New Roman"/>
            </w:rPr>
            <w:fldChar w:fldCharType="separate"/>
          </w:r>
          <w:r>
            <w:rPr>
              <w:rFonts w:hint="default" w:ascii="Times New Roman" w:hAnsi="Times New Roman" w:eastAsia="宋体" w:cs="Times New Roman"/>
            </w:rPr>
            <w:t>4.7.1 set_tool_hand_param - 设置工具手参数</w:t>
          </w:r>
          <w:r>
            <w:tab/>
          </w:r>
          <w:r>
            <w:fldChar w:fldCharType="begin"/>
          </w:r>
          <w:r>
            <w:instrText xml:space="preserve"> PAGEREF _Toc8706 \h </w:instrText>
          </w:r>
          <w:r>
            <w:fldChar w:fldCharType="separate"/>
          </w:r>
          <w:r>
            <w:t>22</w:t>
          </w:r>
          <w:r>
            <w:fldChar w:fldCharType="end"/>
          </w:r>
          <w:r>
            <w:rPr>
              <w:rFonts w:hint="default" w:ascii="Times New Roman" w:hAnsi="Times New Roman" w:eastAsia="宋体" w:cs="Times New Roman"/>
            </w:rPr>
            <w:fldChar w:fldCharType="end"/>
          </w:r>
        </w:p>
        <w:p w14:paraId="3A684B1B">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_Toc29900 </w:instrText>
          </w:r>
          <w:r>
            <w:rPr>
              <w:rFonts w:hint="default" w:ascii="Times New Roman" w:hAnsi="Times New Roman" w:eastAsia="宋体" w:cs="Times New Roman"/>
            </w:rPr>
            <w:fldChar w:fldCharType="separate"/>
          </w:r>
          <w:r>
            <w:rPr>
              <w:rFonts w:hint="default" w:ascii="Times New Roman" w:hAnsi="Times New Roman" w:eastAsia="宋体" w:cs="Times New Roman"/>
            </w:rPr>
            <w:t>4.7.2 set_user_coordinate_data - 设置用户坐标</w:t>
          </w:r>
          <w:r>
            <w:tab/>
          </w:r>
          <w:r>
            <w:fldChar w:fldCharType="begin"/>
          </w:r>
          <w:r>
            <w:instrText xml:space="preserve"> PAGEREF _Toc29900 \h </w:instrText>
          </w:r>
          <w:r>
            <w:fldChar w:fldCharType="separate"/>
          </w:r>
          <w:r>
            <w:t>24</w:t>
          </w:r>
          <w:r>
            <w:fldChar w:fldCharType="end"/>
          </w:r>
          <w:r>
            <w:rPr>
              <w:rFonts w:hint="default" w:ascii="Times New Roman" w:hAnsi="Times New Roman" w:eastAsia="宋体" w:cs="Times New Roman"/>
            </w:rPr>
            <w:fldChar w:fldCharType="end"/>
          </w:r>
        </w:p>
        <w:p w14:paraId="2223D956">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_Toc11948 </w:instrText>
          </w:r>
          <w:r>
            <w:rPr>
              <w:rFonts w:hint="default" w:ascii="Times New Roman" w:hAnsi="Times New Roman" w:eastAsia="宋体" w:cs="Times New Roman"/>
            </w:rPr>
            <w:fldChar w:fldCharType="separate"/>
          </w:r>
          <w:r>
            <w:rPr>
              <w:rFonts w:hint="default" w:ascii="Times New Roman" w:hAnsi="Times New Roman" w:eastAsia="宋体" w:cs="Times New Roman"/>
            </w:rPr>
            <w:t>4.7.3 set_user_coord_number - 设置用户坐标编号</w:t>
          </w:r>
          <w:r>
            <w:tab/>
          </w:r>
          <w:r>
            <w:fldChar w:fldCharType="begin"/>
          </w:r>
          <w:r>
            <w:instrText xml:space="preserve"> PAGEREF _Toc11948 \h </w:instrText>
          </w:r>
          <w:r>
            <w:fldChar w:fldCharType="separate"/>
          </w:r>
          <w:r>
            <w:t>24</w:t>
          </w:r>
          <w:r>
            <w:fldChar w:fldCharType="end"/>
          </w:r>
          <w:r>
            <w:rPr>
              <w:rFonts w:hint="default" w:ascii="Times New Roman" w:hAnsi="Times New Roman" w:eastAsia="宋体" w:cs="Times New Roman"/>
            </w:rPr>
            <w:fldChar w:fldCharType="end"/>
          </w:r>
        </w:p>
        <w:p w14:paraId="26558FC3">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_Toc23169 </w:instrText>
          </w:r>
          <w:r>
            <w:rPr>
              <w:rFonts w:hint="default" w:ascii="Times New Roman" w:hAnsi="Times New Roman" w:eastAsia="宋体" w:cs="Times New Roman"/>
            </w:rPr>
            <w:fldChar w:fldCharType="separate"/>
          </w:r>
          <w:r>
            <w:rPr>
              <w:rFonts w:hint="default" w:ascii="Times New Roman" w:hAnsi="Times New Roman" w:eastAsia="宋体" w:cs="Times New Roman"/>
            </w:rPr>
            <w:t>4.7.4 get_current_coord - 获取当前工作坐标系</w:t>
          </w:r>
          <w:r>
            <w:tab/>
          </w:r>
          <w:r>
            <w:fldChar w:fldCharType="begin"/>
          </w:r>
          <w:r>
            <w:instrText xml:space="preserve"> PAGEREF _Toc23169 \h </w:instrText>
          </w:r>
          <w:r>
            <w:fldChar w:fldCharType="separate"/>
          </w:r>
          <w:r>
            <w:t>25</w:t>
          </w:r>
          <w:r>
            <w:fldChar w:fldCharType="end"/>
          </w:r>
          <w:r>
            <w:rPr>
              <w:rFonts w:hint="default" w:ascii="Times New Roman" w:hAnsi="Times New Roman" w:eastAsia="宋体" w:cs="Times New Roman"/>
            </w:rPr>
            <w:fldChar w:fldCharType="end"/>
          </w:r>
        </w:p>
        <w:p w14:paraId="2786557D">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_Toc14868 </w:instrText>
          </w:r>
          <w:r>
            <w:rPr>
              <w:rFonts w:hint="default" w:ascii="Times New Roman" w:hAnsi="Times New Roman" w:eastAsia="宋体" w:cs="Times New Roman"/>
            </w:rPr>
            <w:fldChar w:fldCharType="separate"/>
          </w:r>
          <w:r>
            <w:rPr>
              <w:rFonts w:hint="default" w:ascii="Times New Roman" w:hAnsi="Times New Roman" w:eastAsia="宋体" w:cs="Times New Roman"/>
            </w:rPr>
            <w:t>4.7.5 set_current_coord - 切换示教运动坐标系</w:t>
          </w:r>
          <w:r>
            <w:tab/>
          </w:r>
          <w:r>
            <w:fldChar w:fldCharType="begin"/>
          </w:r>
          <w:r>
            <w:instrText xml:space="preserve"> PAGEREF _Toc14868 \h </w:instrText>
          </w:r>
          <w:r>
            <w:fldChar w:fldCharType="separate"/>
          </w:r>
          <w:r>
            <w:t>26</w:t>
          </w:r>
          <w:r>
            <w:fldChar w:fldCharType="end"/>
          </w:r>
          <w:r>
            <w:rPr>
              <w:rFonts w:hint="default" w:ascii="Times New Roman" w:hAnsi="Times New Roman" w:eastAsia="宋体" w:cs="Times New Roman"/>
            </w:rPr>
            <w:fldChar w:fldCharType="end"/>
          </w:r>
        </w:p>
        <w:p w14:paraId="465AAC08">
          <w:pPr>
            <w:pStyle w:val="10"/>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_Toc25559 </w:instrText>
          </w:r>
          <w:r>
            <w:rPr>
              <w:rFonts w:hint="default" w:ascii="Times New Roman" w:hAnsi="Times New Roman" w:eastAsia="宋体" w:cs="Times New Roman"/>
            </w:rPr>
            <w:fldChar w:fldCharType="separate"/>
          </w:r>
          <w:r>
            <w:rPr>
              <w:rFonts w:hint="default" w:ascii="Times New Roman" w:hAnsi="Times New Roman" w:eastAsia="宋体" w:cs="Times New Roman"/>
            </w:rPr>
            <w:t>4.8 示教操作接口</w:t>
          </w:r>
          <w:r>
            <w:tab/>
          </w:r>
          <w:r>
            <w:fldChar w:fldCharType="begin"/>
          </w:r>
          <w:r>
            <w:instrText xml:space="preserve"> PAGEREF _Toc25559 \h </w:instrText>
          </w:r>
          <w:r>
            <w:fldChar w:fldCharType="separate"/>
          </w:r>
          <w:r>
            <w:t>26</w:t>
          </w:r>
          <w:r>
            <w:fldChar w:fldCharType="end"/>
          </w:r>
          <w:r>
            <w:rPr>
              <w:rFonts w:hint="default" w:ascii="Times New Roman" w:hAnsi="Times New Roman" w:eastAsia="宋体" w:cs="Times New Roman"/>
            </w:rPr>
            <w:fldChar w:fldCharType="end"/>
          </w:r>
        </w:p>
        <w:p w14:paraId="113A9113">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_Toc30725 </w:instrText>
          </w:r>
          <w:r>
            <w:rPr>
              <w:rFonts w:hint="default" w:ascii="Times New Roman" w:hAnsi="Times New Roman" w:eastAsia="宋体" w:cs="Times New Roman"/>
            </w:rPr>
            <w:fldChar w:fldCharType="separate"/>
          </w:r>
          <w:r>
            <w:rPr>
              <w:rFonts w:hint="default" w:ascii="Times New Roman" w:hAnsi="Times New Roman" w:eastAsia="宋体" w:cs="Times New Roman"/>
            </w:rPr>
            <w:t>4.8.1 robot_start_jogging - 点动</w:t>
          </w:r>
          <w:r>
            <w:tab/>
          </w:r>
          <w:r>
            <w:fldChar w:fldCharType="begin"/>
          </w:r>
          <w:r>
            <w:instrText xml:space="preserve"> PAGEREF _Toc30725 \h </w:instrText>
          </w:r>
          <w:r>
            <w:fldChar w:fldCharType="separate"/>
          </w:r>
          <w:r>
            <w:t>26</w:t>
          </w:r>
          <w:r>
            <w:fldChar w:fldCharType="end"/>
          </w:r>
          <w:r>
            <w:rPr>
              <w:rFonts w:hint="default" w:ascii="Times New Roman" w:hAnsi="Times New Roman" w:eastAsia="宋体" w:cs="Times New Roman"/>
            </w:rPr>
            <w:fldChar w:fldCharType="end"/>
          </w:r>
        </w:p>
        <w:p w14:paraId="576C4679">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_Toc1611 </w:instrText>
          </w:r>
          <w:r>
            <w:rPr>
              <w:rFonts w:hint="default" w:ascii="Times New Roman" w:hAnsi="Times New Roman" w:eastAsia="宋体" w:cs="Times New Roman"/>
            </w:rPr>
            <w:fldChar w:fldCharType="separate"/>
          </w:r>
          <w:r>
            <w:rPr>
              <w:rFonts w:hint="default" w:ascii="Times New Roman" w:hAnsi="Times New Roman" w:eastAsia="宋体" w:cs="Times New Roman"/>
            </w:rPr>
            <w:t>4.8.2 示教模式停止 - 示教停止</w:t>
          </w:r>
          <w:r>
            <w:tab/>
          </w:r>
          <w:r>
            <w:fldChar w:fldCharType="begin"/>
          </w:r>
          <w:r>
            <w:instrText xml:space="preserve"> PAGEREF _Toc1611 \h </w:instrText>
          </w:r>
          <w:r>
            <w:fldChar w:fldCharType="separate"/>
          </w:r>
          <w:r>
            <w:t>27</w:t>
          </w:r>
          <w:r>
            <w:fldChar w:fldCharType="end"/>
          </w:r>
          <w:r>
            <w:rPr>
              <w:rFonts w:hint="default" w:ascii="Times New Roman" w:hAnsi="Times New Roman" w:eastAsia="宋体" w:cs="Times New Roman"/>
            </w:rPr>
            <w:fldChar w:fldCharType="end"/>
          </w:r>
        </w:p>
        <w:p w14:paraId="49EACC49">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_Toc15743 </w:instrText>
          </w:r>
          <w:r>
            <w:rPr>
              <w:rFonts w:hint="default" w:ascii="Times New Roman" w:hAnsi="Times New Roman" w:eastAsia="宋体" w:cs="Times New Roman"/>
            </w:rPr>
            <w:fldChar w:fldCharType="separate"/>
          </w:r>
          <w:r>
            <w:rPr>
              <w:rFonts w:hint="default" w:ascii="Times New Roman" w:hAnsi="Times New Roman" w:eastAsia="宋体" w:cs="Times New Roman"/>
            </w:rPr>
            <w:t>4.8.3 get_drag_thread_is_end - 拖动示教（目前仅支持6轴）结束</w:t>
          </w:r>
          <w:r>
            <w:tab/>
          </w:r>
          <w:r>
            <w:fldChar w:fldCharType="begin"/>
          </w:r>
          <w:r>
            <w:instrText xml:space="preserve"> PAGEREF _Toc15743 \h </w:instrText>
          </w:r>
          <w:r>
            <w:fldChar w:fldCharType="separate"/>
          </w:r>
          <w:r>
            <w:t>28</w:t>
          </w:r>
          <w:r>
            <w:fldChar w:fldCharType="end"/>
          </w:r>
          <w:r>
            <w:rPr>
              <w:rFonts w:hint="default" w:ascii="Times New Roman" w:hAnsi="Times New Roman" w:eastAsia="宋体" w:cs="Times New Roman"/>
            </w:rPr>
            <w:fldChar w:fldCharType="end"/>
          </w:r>
        </w:p>
        <w:p w14:paraId="3CEF4A28">
          <w:pPr>
            <w:pStyle w:val="10"/>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_Toc27263 </w:instrText>
          </w:r>
          <w:r>
            <w:rPr>
              <w:rFonts w:hint="default" w:ascii="Times New Roman" w:hAnsi="Times New Roman" w:eastAsia="宋体" w:cs="Times New Roman"/>
            </w:rPr>
            <w:fldChar w:fldCharType="separate"/>
          </w:r>
          <w:r>
            <w:rPr>
              <w:rFonts w:hint="default" w:ascii="Times New Roman" w:hAnsi="Times New Roman" w:eastAsia="宋体" w:cs="Times New Roman"/>
            </w:rPr>
            <w:t>4.9 错误处理与零位标定接口</w:t>
          </w:r>
          <w:r>
            <w:tab/>
          </w:r>
          <w:r>
            <w:fldChar w:fldCharType="begin"/>
          </w:r>
          <w:r>
            <w:instrText xml:space="preserve"> PAGEREF _Toc27263 \h </w:instrText>
          </w:r>
          <w:r>
            <w:fldChar w:fldCharType="separate"/>
          </w:r>
          <w:r>
            <w:t>29</w:t>
          </w:r>
          <w:r>
            <w:fldChar w:fldCharType="end"/>
          </w:r>
          <w:r>
            <w:rPr>
              <w:rFonts w:hint="default" w:ascii="Times New Roman" w:hAnsi="Times New Roman" w:eastAsia="宋体" w:cs="Times New Roman"/>
            </w:rPr>
            <w:fldChar w:fldCharType="end"/>
          </w:r>
        </w:p>
        <w:p w14:paraId="5846520D">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_Toc16792 </w:instrText>
          </w:r>
          <w:r>
            <w:rPr>
              <w:rFonts w:hint="default" w:ascii="Times New Roman" w:hAnsi="Times New Roman" w:eastAsia="宋体" w:cs="Times New Roman"/>
            </w:rPr>
            <w:fldChar w:fldCharType="separate"/>
          </w:r>
          <w:r>
            <w:rPr>
              <w:rFonts w:hint="default" w:ascii="Times New Roman" w:hAnsi="Times New Roman" w:eastAsia="宋体" w:cs="Times New Roman"/>
            </w:rPr>
            <w:t>4.9.1 clear_error - 清除系统错误</w:t>
          </w:r>
          <w:r>
            <w:rPr>
              <w:rFonts w:hint="default" w:ascii="Times New Roman" w:hAnsi="Times New Roman" w:eastAsia="宋体" w:cs="Times New Roman"/>
              <w:lang w:val="en-US" w:eastAsia="zh-CN"/>
            </w:rPr>
            <w:t>/</w:t>
          </w:r>
          <w:r>
            <w:rPr>
              <w:rFonts w:hint="default" w:ascii="Times New Roman" w:hAnsi="Times New Roman" w:eastAsia="宋体" w:cs="Times New Roman"/>
            </w:rPr>
            <w:t>清除关节错误代码</w:t>
          </w:r>
          <w:r>
            <w:tab/>
          </w:r>
          <w:r>
            <w:fldChar w:fldCharType="begin"/>
          </w:r>
          <w:r>
            <w:instrText xml:space="preserve"> PAGEREF _Toc16792 \h </w:instrText>
          </w:r>
          <w:r>
            <w:fldChar w:fldCharType="separate"/>
          </w:r>
          <w:r>
            <w:t>29</w:t>
          </w:r>
          <w:r>
            <w:fldChar w:fldCharType="end"/>
          </w:r>
          <w:r>
            <w:rPr>
              <w:rFonts w:hint="default" w:ascii="Times New Roman" w:hAnsi="Times New Roman" w:eastAsia="宋体" w:cs="Times New Roman"/>
            </w:rPr>
            <w:fldChar w:fldCharType="end"/>
          </w:r>
        </w:p>
        <w:p w14:paraId="7C9EEDD4">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_Toc24624 </w:instrText>
          </w:r>
          <w:r>
            <w:rPr>
              <w:rFonts w:hint="default" w:ascii="Times New Roman" w:hAnsi="Times New Roman" w:eastAsia="宋体" w:cs="Times New Roman"/>
            </w:rPr>
            <w:fldChar w:fldCharType="separate"/>
          </w:r>
          <w:r>
            <w:rPr>
              <w:rFonts w:hint="default" w:ascii="Times New Roman" w:hAnsi="Times New Roman" w:eastAsia="宋体" w:cs="Times New Roman"/>
            </w:rPr>
            <w:t>4.9.2 set_axis_zero_position - 标定当前状态下的零位</w:t>
          </w:r>
          <w:r>
            <w:rPr>
              <w:rFonts w:hint="default" w:ascii="Times New Roman" w:hAnsi="Times New Roman" w:eastAsia="宋体" w:cs="Times New Roman"/>
              <w:lang w:val="en-US" w:eastAsia="zh-CN"/>
            </w:rPr>
            <w:t>/</w:t>
          </w:r>
          <w:r>
            <w:rPr>
              <w:rFonts w:hint="default" w:ascii="Times New Roman" w:hAnsi="Times New Roman" w:eastAsia="宋体" w:cs="Times New Roman"/>
            </w:rPr>
            <w:t>指定关节当前位置为零位</w:t>
          </w:r>
          <w:r>
            <w:tab/>
          </w:r>
          <w:r>
            <w:fldChar w:fldCharType="begin"/>
          </w:r>
          <w:r>
            <w:instrText xml:space="preserve"> PAGEREF _Toc24624 \h </w:instrText>
          </w:r>
          <w:r>
            <w:fldChar w:fldCharType="separate"/>
          </w:r>
          <w:r>
            <w:t>29</w:t>
          </w:r>
          <w:r>
            <w:fldChar w:fldCharType="end"/>
          </w:r>
          <w:r>
            <w:rPr>
              <w:rFonts w:hint="default" w:ascii="Times New Roman" w:hAnsi="Times New Roman" w:eastAsia="宋体" w:cs="Times New Roman"/>
            </w:rPr>
            <w:fldChar w:fldCharType="end"/>
          </w:r>
        </w:p>
        <w:p w14:paraId="39EA0D28">
          <w:pPr>
            <w:pStyle w:val="10"/>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_Toc7729 </w:instrText>
          </w:r>
          <w:r>
            <w:rPr>
              <w:rFonts w:hint="default" w:ascii="Times New Roman" w:hAnsi="Times New Roman" w:eastAsia="宋体" w:cs="Times New Roman"/>
            </w:rPr>
            <w:fldChar w:fldCharType="separate"/>
          </w:r>
          <w:r>
            <w:rPr>
              <w:rFonts w:hint="default" w:ascii="Times New Roman" w:hAnsi="Times New Roman" w:eastAsia="宋体" w:cs="Times New Roman"/>
            </w:rPr>
            <w:t>4.10 全局路点管理接口</w:t>
          </w:r>
          <w:r>
            <w:tab/>
          </w:r>
          <w:r>
            <w:fldChar w:fldCharType="begin"/>
          </w:r>
          <w:r>
            <w:instrText xml:space="preserve"> PAGEREF _Toc7729 \h </w:instrText>
          </w:r>
          <w:r>
            <w:fldChar w:fldCharType="separate"/>
          </w:r>
          <w:r>
            <w:t>30</w:t>
          </w:r>
          <w:r>
            <w:fldChar w:fldCharType="end"/>
          </w:r>
          <w:r>
            <w:rPr>
              <w:rFonts w:hint="default" w:ascii="Times New Roman" w:hAnsi="Times New Roman" w:eastAsia="宋体" w:cs="Times New Roman"/>
            </w:rPr>
            <w:fldChar w:fldCharType="end"/>
          </w:r>
        </w:p>
        <w:p w14:paraId="6D004884">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_Toc18052 </w:instrText>
          </w:r>
          <w:r>
            <w:rPr>
              <w:rFonts w:hint="default" w:ascii="Times New Roman" w:hAnsi="Times New Roman" w:eastAsia="宋体" w:cs="Times New Roman"/>
            </w:rPr>
            <w:fldChar w:fldCharType="separate"/>
          </w:r>
          <w:r>
            <w:rPr>
              <w:rFonts w:hint="default" w:ascii="Times New Roman" w:hAnsi="Times New Roman" w:eastAsia="宋体" w:cs="Times New Roman"/>
            </w:rPr>
            <w:t>4.10.1 set_global_position - 新增全局路点</w:t>
          </w:r>
          <w:r>
            <w:rPr>
              <w:rFonts w:hint="default" w:ascii="Times New Roman" w:hAnsi="Times New Roman" w:eastAsia="宋体" w:cs="Times New Roman"/>
              <w:lang w:val="en-US" w:eastAsia="zh-CN"/>
            </w:rPr>
            <w:t>/</w:t>
          </w:r>
          <w:r>
            <w:rPr>
              <w:rFonts w:hint="default" w:ascii="Times New Roman" w:hAnsi="Times New Roman" w:eastAsia="宋体" w:cs="Times New Roman"/>
            </w:rPr>
            <w:t>设置全局路点</w:t>
          </w:r>
          <w:r>
            <w:tab/>
          </w:r>
          <w:r>
            <w:fldChar w:fldCharType="begin"/>
          </w:r>
          <w:r>
            <w:instrText xml:space="preserve"> PAGEREF _Toc18052 \h </w:instrText>
          </w:r>
          <w:r>
            <w:fldChar w:fldCharType="separate"/>
          </w:r>
          <w:r>
            <w:t>30</w:t>
          </w:r>
          <w:r>
            <w:fldChar w:fldCharType="end"/>
          </w:r>
          <w:r>
            <w:rPr>
              <w:rFonts w:hint="default" w:ascii="Times New Roman" w:hAnsi="Times New Roman" w:eastAsia="宋体" w:cs="Times New Roman"/>
            </w:rPr>
            <w:fldChar w:fldCharType="end"/>
          </w:r>
        </w:p>
        <w:p w14:paraId="5D414B09">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_Toc22388 </w:instrText>
          </w:r>
          <w:r>
            <w:rPr>
              <w:rFonts w:hint="default" w:ascii="Times New Roman" w:hAnsi="Times New Roman" w:eastAsia="宋体" w:cs="Times New Roman"/>
            </w:rPr>
            <w:fldChar w:fldCharType="separate"/>
          </w:r>
          <w:r>
            <w:rPr>
              <w:rFonts w:hint="default" w:ascii="Times New Roman" w:hAnsi="Times New Roman" w:eastAsia="宋体" w:cs="Times New Roman"/>
            </w:rPr>
            <w:t>4.10.</w:t>
          </w:r>
          <w:r>
            <w:rPr>
              <w:rFonts w:hint="eastAsia" w:ascii="Times New Roman" w:hAnsi="Times New Roman" w:eastAsia="宋体" w:cs="Times New Roman"/>
              <w:lang w:val="en-US" w:eastAsia="zh-CN"/>
            </w:rPr>
            <w:t>2</w:t>
          </w:r>
          <w:r>
            <w:rPr>
              <w:rFonts w:hint="default" w:ascii="Times New Roman" w:hAnsi="Times New Roman" w:eastAsia="宋体" w:cs="Times New Roman"/>
            </w:rPr>
            <w:t xml:space="preserve"> get_global_position - 查询全局 GP 点位</w:t>
          </w:r>
          <w:r>
            <w:tab/>
          </w:r>
          <w:r>
            <w:fldChar w:fldCharType="begin"/>
          </w:r>
          <w:r>
            <w:instrText xml:space="preserve"> PAGEREF _Toc22388 \h </w:instrText>
          </w:r>
          <w:r>
            <w:fldChar w:fldCharType="separate"/>
          </w:r>
          <w:r>
            <w:t>31</w:t>
          </w:r>
          <w:r>
            <w:fldChar w:fldCharType="end"/>
          </w:r>
          <w:r>
            <w:rPr>
              <w:rFonts w:hint="default" w:ascii="Times New Roman" w:hAnsi="Times New Roman" w:eastAsia="宋体" w:cs="Times New Roman"/>
            </w:rPr>
            <w:fldChar w:fldCharType="end"/>
          </w:r>
        </w:p>
        <w:p w14:paraId="203762F6">
          <w:pPr>
            <w:pStyle w:val="10"/>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_Toc13337 </w:instrText>
          </w:r>
          <w:r>
            <w:rPr>
              <w:rFonts w:hint="default" w:ascii="Times New Roman" w:hAnsi="Times New Roman" w:eastAsia="宋体" w:cs="Times New Roman"/>
            </w:rPr>
            <w:fldChar w:fldCharType="separate"/>
          </w:r>
          <w:r>
            <w:rPr>
              <w:rFonts w:hint="default" w:ascii="Times New Roman" w:hAnsi="Times New Roman" w:eastAsia="宋体" w:cs="Times New Roman"/>
            </w:rPr>
            <w:t>4.11 模式与 IO 控制接口</w:t>
          </w:r>
          <w:r>
            <w:tab/>
          </w:r>
          <w:r>
            <w:fldChar w:fldCharType="begin"/>
          </w:r>
          <w:r>
            <w:instrText xml:space="preserve"> PAGEREF _Toc13337 \h </w:instrText>
          </w:r>
          <w:r>
            <w:fldChar w:fldCharType="separate"/>
          </w:r>
          <w:r>
            <w:t>32</w:t>
          </w:r>
          <w:r>
            <w:fldChar w:fldCharType="end"/>
          </w:r>
          <w:r>
            <w:rPr>
              <w:rFonts w:hint="default" w:ascii="Times New Roman" w:hAnsi="Times New Roman" w:eastAsia="宋体" w:cs="Times New Roman"/>
            </w:rPr>
            <w:fldChar w:fldCharType="end"/>
          </w:r>
        </w:p>
        <w:p w14:paraId="748DEAEF">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_Toc10302 </w:instrText>
          </w:r>
          <w:r>
            <w:rPr>
              <w:rFonts w:hint="default" w:ascii="Times New Roman" w:hAnsi="Times New Roman" w:eastAsia="宋体" w:cs="Times New Roman"/>
            </w:rPr>
            <w:fldChar w:fldCharType="separate"/>
          </w:r>
          <w:r>
            <w:rPr>
              <w:rFonts w:hint="default" w:ascii="Times New Roman" w:hAnsi="Times New Roman" w:eastAsia="宋体" w:cs="Times New Roman"/>
            </w:rPr>
            <w:t>4.11.1 set_current_mode - 设置机器人模式（切换示教模式和运动模式）</w:t>
          </w:r>
          <w:r>
            <w:tab/>
          </w:r>
          <w:r>
            <w:fldChar w:fldCharType="begin"/>
          </w:r>
          <w:r>
            <w:instrText xml:space="preserve"> PAGEREF _Toc10302 \h </w:instrText>
          </w:r>
          <w:r>
            <w:fldChar w:fldCharType="separate"/>
          </w:r>
          <w:r>
            <w:t>32</w:t>
          </w:r>
          <w:r>
            <w:fldChar w:fldCharType="end"/>
          </w:r>
          <w:r>
            <w:rPr>
              <w:rFonts w:hint="default" w:ascii="Times New Roman" w:hAnsi="Times New Roman" w:eastAsia="宋体" w:cs="Times New Roman"/>
            </w:rPr>
            <w:fldChar w:fldCharType="end"/>
          </w:r>
        </w:p>
        <w:p w14:paraId="193CAE62">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_Toc17471 </w:instrText>
          </w:r>
          <w:r>
            <w:rPr>
              <w:rFonts w:hint="default" w:ascii="Times New Roman" w:hAnsi="Times New Roman" w:eastAsia="宋体" w:cs="Times New Roman"/>
            </w:rPr>
            <w:fldChar w:fldCharType="separate"/>
          </w:r>
          <w:r>
            <w:rPr>
              <w:rFonts w:hint="default" w:ascii="Times New Roman" w:hAnsi="Times New Roman" w:eastAsia="宋体" w:cs="Times New Roman"/>
            </w:rPr>
            <w:t>4.11.2 set_digital_output - 设置数字 IO 输出</w:t>
          </w:r>
          <w:r>
            <w:tab/>
          </w:r>
          <w:r>
            <w:fldChar w:fldCharType="begin"/>
          </w:r>
          <w:r>
            <w:instrText xml:space="preserve"> PAGEREF _Toc17471 \h </w:instrText>
          </w:r>
          <w:r>
            <w:fldChar w:fldCharType="separate"/>
          </w:r>
          <w:r>
            <w:t>33</w:t>
          </w:r>
          <w:r>
            <w:fldChar w:fldCharType="end"/>
          </w:r>
          <w:r>
            <w:rPr>
              <w:rFonts w:hint="default" w:ascii="Times New Roman" w:hAnsi="Times New Roman" w:eastAsia="宋体" w:cs="Times New Roman"/>
            </w:rPr>
            <w:fldChar w:fldCharType="end"/>
          </w:r>
        </w:p>
        <w:p w14:paraId="2F7E9E9C">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_Toc737 </w:instrText>
          </w:r>
          <w:r>
            <w:rPr>
              <w:rFonts w:hint="default" w:ascii="Times New Roman" w:hAnsi="Times New Roman" w:eastAsia="宋体" w:cs="Times New Roman"/>
            </w:rPr>
            <w:fldChar w:fldCharType="separate"/>
          </w:r>
          <w:r>
            <w:rPr>
              <w:rFonts w:hint="default" w:ascii="Times New Roman" w:hAnsi="Times New Roman" w:eastAsia="宋体" w:cs="Times New Roman"/>
            </w:rPr>
            <w:t>4.11.3 get_digital_output - 获取所有数字 IO</w:t>
          </w:r>
          <w:r>
            <w:tab/>
          </w:r>
          <w:r>
            <w:fldChar w:fldCharType="begin"/>
          </w:r>
          <w:r>
            <w:instrText xml:space="preserve"> PAGEREF _Toc737 \h </w:instrText>
          </w:r>
          <w:r>
            <w:fldChar w:fldCharType="separate"/>
          </w:r>
          <w:r>
            <w:t>34</w:t>
          </w:r>
          <w:r>
            <w:fldChar w:fldCharType="end"/>
          </w:r>
          <w:r>
            <w:rPr>
              <w:rFonts w:hint="default" w:ascii="Times New Roman" w:hAnsi="Times New Roman" w:eastAsia="宋体" w:cs="Times New Roman"/>
            </w:rPr>
            <w:fldChar w:fldCharType="end"/>
          </w:r>
        </w:p>
        <w:p w14:paraId="4C8E9267">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_Toc23354 </w:instrText>
          </w:r>
          <w:r>
            <w:rPr>
              <w:rFonts w:hint="default" w:ascii="Times New Roman" w:hAnsi="Times New Roman" w:eastAsia="宋体" w:cs="Times New Roman"/>
            </w:rPr>
            <w:fldChar w:fldCharType="separate"/>
          </w:r>
          <w:r>
            <w:rPr>
              <w:rFonts w:hint="default" w:ascii="Times New Roman" w:hAnsi="Times New Roman" w:eastAsia="宋体" w:cs="Times New Roman"/>
            </w:rPr>
            <w:t>4.11.4 get_digital_input - 获取所有 IO 输入状态</w:t>
          </w:r>
          <w:r>
            <w:tab/>
          </w:r>
          <w:r>
            <w:fldChar w:fldCharType="begin"/>
          </w:r>
          <w:r>
            <w:instrText xml:space="preserve"> PAGEREF _Toc23354 \h </w:instrText>
          </w:r>
          <w:r>
            <w:fldChar w:fldCharType="separate"/>
          </w:r>
          <w:r>
            <w:t>35</w:t>
          </w:r>
          <w:r>
            <w:fldChar w:fldCharType="end"/>
          </w:r>
          <w:r>
            <w:rPr>
              <w:rFonts w:hint="default" w:ascii="Times New Roman" w:hAnsi="Times New Roman" w:eastAsia="宋体" w:cs="Times New Roman"/>
            </w:rPr>
            <w:fldChar w:fldCharType="end"/>
          </w:r>
        </w:p>
        <w:p w14:paraId="01E1E7D4">
          <w:pPr>
            <w:pStyle w:val="10"/>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_Toc28896 </w:instrText>
          </w:r>
          <w:r>
            <w:rPr>
              <w:rFonts w:hint="default" w:ascii="Times New Roman" w:hAnsi="Times New Roman" w:eastAsia="宋体" w:cs="Times New Roman"/>
            </w:rPr>
            <w:fldChar w:fldCharType="separate"/>
          </w:r>
          <w:r>
            <w:rPr>
              <w:rFonts w:hint="default" w:ascii="Times New Roman" w:hAnsi="Times New Roman" w:eastAsia="宋体" w:cs="Times New Roman"/>
            </w:rPr>
            <w:t>4.12 通讯与算法接口</w:t>
          </w:r>
          <w:r>
            <w:tab/>
          </w:r>
          <w:r>
            <w:fldChar w:fldCharType="begin"/>
          </w:r>
          <w:r>
            <w:instrText xml:space="preserve"> PAGEREF _Toc28896 \h </w:instrText>
          </w:r>
          <w:r>
            <w:fldChar w:fldCharType="separate"/>
          </w:r>
          <w:r>
            <w:t>36</w:t>
          </w:r>
          <w:r>
            <w:fldChar w:fldCharType="end"/>
          </w:r>
          <w:r>
            <w:rPr>
              <w:rFonts w:hint="default" w:ascii="Times New Roman" w:hAnsi="Times New Roman" w:eastAsia="宋体" w:cs="Times New Roman"/>
            </w:rPr>
            <w:fldChar w:fldCharType="end"/>
          </w:r>
        </w:p>
        <w:p w14:paraId="18342622">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_Toc400 </w:instrText>
          </w:r>
          <w:r>
            <w:rPr>
              <w:rFonts w:hint="default" w:ascii="Times New Roman" w:hAnsi="Times New Roman" w:eastAsia="宋体" w:cs="Times New Roman"/>
            </w:rPr>
            <w:fldChar w:fldCharType="separate"/>
          </w:r>
          <w:r>
            <w:rPr>
              <w:rFonts w:hint="default" w:ascii="Times New Roman" w:hAnsi="Times New Roman" w:eastAsia="宋体" w:cs="Times New Roman"/>
            </w:rPr>
            <w:t>4.12.1 set_receive_error_or_warnning_message_callback - 设置错误警告回调</w:t>
          </w:r>
          <w:r>
            <w:tab/>
          </w:r>
          <w:r>
            <w:fldChar w:fldCharType="begin"/>
          </w:r>
          <w:r>
            <w:instrText xml:space="preserve"> PAGEREF _Toc400 \h </w:instrText>
          </w:r>
          <w:r>
            <w:fldChar w:fldCharType="separate"/>
          </w:r>
          <w:r>
            <w:t>36</w:t>
          </w:r>
          <w:r>
            <w:fldChar w:fldCharType="end"/>
          </w:r>
          <w:r>
            <w:rPr>
              <w:rFonts w:hint="default" w:ascii="Times New Roman" w:hAnsi="Times New Roman" w:eastAsia="宋体" w:cs="Times New Roman"/>
            </w:rPr>
            <w:fldChar w:fldCharType="end"/>
          </w:r>
        </w:p>
        <w:p w14:paraId="6C809D4D">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_Toc4492 </w:instrText>
          </w:r>
          <w:r>
            <w:rPr>
              <w:rFonts w:hint="default" w:ascii="Times New Roman" w:hAnsi="Times New Roman" w:eastAsia="宋体" w:cs="Times New Roman"/>
            </w:rPr>
            <w:fldChar w:fldCharType="separate"/>
          </w:r>
          <w:r>
            <w:rPr>
              <w:rFonts w:hint="default" w:ascii="Times New Roman" w:hAnsi="Times New Roman" w:eastAsia="宋体" w:cs="Times New Roman"/>
            </w:rPr>
            <w:t>4.12.2 modbus_set_master_parameter - 新增 ModbusTCP 主站</w:t>
          </w:r>
          <w:r>
            <w:tab/>
          </w:r>
          <w:r>
            <w:fldChar w:fldCharType="begin"/>
          </w:r>
          <w:r>
            <w:instrText xml:space="preserve"> PAGEREF _Toc4492 \h </w:instrText>
          </w:r>
          <w:r>
            <w:fldChar w:fldCharType="separate"/>
          </w:r>
          <w:r>
            <w:t>36</w:t>
          </w:r>
          <w:r>
            <w:fldChar w:fldCharType="end"/>
          </w:r>
          <w:r>
            <w:rPr>
              <w:rFonts w:hint="default" w:ascii="Times New Roman" w:hAnsi="Times New Roman" w:eastAsia="宋体" w:cs="Times New Roman"/>
            </w:rPr>
            <w:fldChar w:fldCharType="end"/>
          </w:r>
        </w:p>
        <w:p w14:paraId="715DE8D4">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_Toc13983 </w:instrText>
          </w:r>
          <w:r>
            <w:rPr>
              <w:rFonts w:hint="default" w:ascii="Times New Roman" w:hAnsi="Times New Roman" w:eastAsia="宋体" w:cs="Times New Roman"/>
            </w:rPr>
            <w:fldChar w:fldCharType="separate"/>
          </w:r>
          <w:r>
            <w:rPr>
              <w:rFonts w:hint="default" w:ascii="Times New Roman" w:hAnsi="Times New Roman" w:eastAsia="宋体" w:cs="Times New Roman"/>
            </w:rPr>
            <w:t>4.12.3 get_origin_coord_to_target_coord - 正解算法</w:t>
          </w:r>
          <w:r>
            <w:tab/>
          </w:r>
          <w:r>
            <w:fldChar w:fldCharType="begin"/>
          </w:r>
          <w:r>
            <w:instrText xml:space="preserve"> PAGEREF _Toc13983 \h </w:instrText>
          </w:r>
          <w:r>
            <w:fldChar w:fldCharType="separate"/>
          </w:r>
          <w:r>
            <w:t>37</w:t>
          </w:r>
          <w:r>
            <w:fldChar w:fldCharType="end"/>
          </w:r>
          <w:r>
            <w:rPr>
              <w:rFonts w:hint="default" w:ascii="Times New Roman" w:hAnsi="Times New Roman" w:eastAsia="宋体" w:cs="Times New Roman"/>
            </w:rPr>
            <w:fldChar w:fldCharType="end"/>
          </w:r>
        </w:p>
        <w:p w14:paraId="55CA0DAE">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_Toc14012 </w:instrText>
          </w:r>
          <w:r>
            <w:rPr>
              <w:rFonts w:hint="default" w:ascii="Times New Roman" w:hAnsi="Times New Roman" w:eastAsia="宋体" w:cs="Times New Roman"/>
            </w:rPr>
            <w:fldChar w:fldCharType="separate"/>
          </w:r>
          <w:r>
            <w:rPr>
              <w:rFonts w:hint="default" w:ascii="Times New Roman" w:hAnsi="Times New Roman" w:eastAsia="宋体" w:cs="Times New Roman"/>
            </w:rPr>
            <w:t>4.12.4 get_quat2rpy - 四元数 转 欧拉角</w:t>
          </w:r>
          <w:r>
            <w:tab/>
          </w:r>
          <w:r>
            <w:fldChar w:fldCharType="begin"/>
          </w:r>
          <w:r>
            <w:instrText xml:space="preserve"> PAGEREF _Toc14012 \h </w:instrText>
          </w:r>
          <w:r>
            <w:fldChar w:fldCharType="separate"/>
          </w:r>
          <w:r>
            <w:t>39</w:t>
          </w:r>
          <w:r>
            <w:fldChar w:fldCharType="end"/>
          </w:r>
          <w:r>
            <w:rPr>
              <w:rFonts w:hint="default" w:ascii="Times New Roman" w:hAnsi="Times New Roman" w:eastAsia="宋体" w:cs="Times New Roman"/>
            </w:rPr>
            <w:fldChar w:fldCharType="end"/>
          </w:r>
        </w:p>
        <w:p w14:paraId="2C34BFD1">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_Toc23831 </w:instrText>
          </w:r>
          <w:r>
            <w:rPr>
              <w:rFonts w:hint="default" w:ascii="Times New Roman" w:hAnsi="Times New Roman" w:eastAsia="宋体" w:cs="Times New Roman"/>
            </w:rPr>
            <w:fldChar w:fldCharType="separate"/>
          </w:r>
          <w:r>
            <w:rPr>
              <w:rFonts w:hint="default" w:ascii="Times New Roman" w:hAnsi="Times New Roman" w:eastAsia="宋体" w:cs="Times New Roman"/>
            </w:rPr>
            <w:t>4.12.5 get_rpy2quat - 欧拉角 转 四元数</w:t>
          </w:r>
          <w:r>
            <w:tab/>
          </w:r>
          <w:r>
            <w:fldChar w:fldCharType="begin"/>
          </w:r>
          <w:r>
            <w:instrText xml:space="preserve"> PAGEREF _Toc23831 \h </w:instrText>
          </w:r>
          <w:r>
            <w:fldChar w:fldCharType="separate"/>
          </w:r>
          <w:r>
            <w:t>39</w:t>
          </w:r>
          <w:r>
            <w:fldChar w:fldCharType="end"/>
          </w:r>
          <w:r>
            <w:rPr>
              <w:rFonts w:hint="default" w:ascii="Times New Roman" w:hAnsi="Times New Roman" w:eastAsia="宋体" w:cs="Times New Roman"/>
            </w:rPr>
            <w:fldChar w:fldCharType="end"/>
          </w:r>
        </w:p>
        <w:p w14:paraId="4AE4B55D">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_Toc22501 </w:instrText>
          </w:r>
          <w:r>
            <w:rPr>
              <w:rFonts w:hint="default" w:ascii="Times New Roman" w:hAnsi="Times New Roman" w:eastAsia="宋体" w:cs="Times New Roman"/>
            </w:rPr>
            <w:fldChar w:fldCharType="separate"/>
          </w:r>
          <w:r>
            <w:rPr>
              <w:rFonts w:hint="default" w:ascii="Times New Roman" w:hAnsi="Times New Roman" w:eastAsia="宋体" w:cs="Times New Roman"/>
            </w:rPr>
            <w:t>4.12.6 get_rpy2r - 欧拉角 转 旋转矩阵</w:t>
          </w:r>
          <w:r>
            <w:tab/>
          </w:r>
          <w:r>
            <w:fldChar w:fldCharType="begin"/>
          </w:r>
          <w:r>
            <w:instrText xml:space="preserve"> PAGEREF _Toc22501 \h </w:instrText>
          </w:r>
          <w:r>
            <w:fldChar w:fldCharType="separate"/>
          </w:r>
          <w:r>
            <w:t>40</w:t>
          </w:r>
          <w:r>
            <w:fldChar w:fldCharType="end"/>
          </w:r>
          <w:r>
            <w:rPr>
              <w:rFonts w:hint="default" w:ascii="Times New Roman" w:hAnsi="Times New Roman" w:eastAsia="宋体" w:cs="Times New Roman"/>
            </w:rPr>
            <w:fldChar w:fldCharType="end"/>
          </w:r>
        </w:p>
        <w:p w14:paraId="1691D891">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_Toc14344 </w:instrText>
          </w:r>
          <w:r>
            <w:rPr>
              <w:rFonts w:hint="default" w:ascii="Times New Roman" w:hAnsi="Times New Roman" w:eastAsia="宋体" w:cs="Times New Roman"/>
            </w:rPr>
            <w:fldChar w:fldCharType="separate"/>
          </w:r>
          <w:r>
            <w:rPr>
              <w:rFonts w:hint="default" w:ascii="Times New Roman" w:hAnsi="Times New Roman" w:eastAsia="宋体" w:cs="Times New Roman"/>
            </w:rPr>
            <w:t>4.12.7 get_tr2r- 位姿 转 旋转矩阵</w:t>
          </w:r>
          <w:r>
            <w:tab/>
          </w:r>
          <w:r>
            <w:fldChar w:fldCharType="begin"/>
          </w:r>
          <w:r>
            <w:instrText xml:space="preserve"> PAGEREF _Toc14344 \h </w:instrText>
          </w:r>
          <w:r>
            <w:fldChar w:fldCharType="separate"/>
          </w:r>
          <w:r>
            <w:t>40</w:t>
          </w:r>
          <w:r>
            <w:fldChar w:fldCharType="end"/>
          </w:r>
          <w:r>
            <w:rPr>
              <w:rFonts w:hint="default" w:ascii="Times New Roman" w:hAnsi="Times New Roman" w:eastAsia="宋体" w:cs="Times New Roman"/>
            </w:rPr>
            <w:fldChar w:fldCharType="end"/>
          </w:r>
        </w:p>
        <w:p w14:paraId="07C1127E">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_Toc5990 </w:instrText>
          </w:r>
          <w:r>
            <w:rPr>
              <w:rFonts w:hint="default" w:ascii="Times New Roman" w:hAnsi="Times New Roman" w:eastAsia="宋体" w:cs="Times New Roman"/>
            </w:rPr>
            <w:fldChar w:fldCharType="separate"/>
          </w:r>
          <w:r>
            <w:rPr>
              <w:rFonts w:hint="default" w:ascii="Times New Roman" w:hAnsi="Times New Roman" w:eastAsia="宋体" w:cs="Times New Roman"/>
            </w:rPr>
            <w:t>4.12.8 get_r2tr - 旋转矩阵 转 位姿矩阵</w:t>
          </w:r>
          <w:r>
            <w:tab/>
          </w:r>
          <w:r>
            <w:fldChar w:fldCharType="begin"/>
          </w:r>
          <w:r>
            <w:instrText xml:space="preserve"> PAGEREF _Toc5990 \h </w:instrText>
          </w:r>
          <w:r>
            <w:fldChar w:fldCharType="separate"/>
          </w:r>
          <w:r>
            <w:t>41</w:t>
          </w:r>
          <w:r>
            <w:fldChar w:fldCharType="end"/>
          </w:r>
          <w:r>
            <w:rPr>
              <w:rFonts w:hint="default" w:ascii="Times New Roman" w:hAnsi="Times New Roman" w:eastAsia="宋体" w:cs="Times New Roman"/>
            </w:rPr>
            <w:fldChar w:fldCharType="end"/>
          </w:r>
        </w:p>
        <w:p w14:paraId="2ABD9904">
          <w:pPr>
            <w:pStyle w:val="10"/>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_Toc26023 </w:instrText>
          </w:r>
          <w:r>
            <w:rPr>
              <w:rFonts w:hint="default" w:ascii="Times New Roman" w:hAnsi="Times New Roman" w:eastAsia="宋体" w:cs="Times New Roman"/>
            </w:rPr>
            <w:fldChar w:fldCharType="separate"/>
          </w:r>
          <w:r>
            <w:rPr>
              <w:rFonts w:hint="default" w:ascii="Times New Roman" w:hAnsi="Times New Roman" w:eastAsia="宋体" w:cs="Times New Roman"/>
            </w:rPr>
            <w:t>4.13伺服状态设置</w:t>
          </w:r>
          <w:r>
            <w:tab/>
          </w:r>
          <w:r>
            <w:fldChar w:fldCharType="begin"/>
          </w:r>
          <w:r>
            <w:instrText xml:space="preserve"> PAGEREF _Toc26023 \h </w:instrText>
          </w:r>
          <w:r>
            <w:fldChar w:fldCharType="separate"/>
          </w:r>
          <w:r>
            <w:t>41</w:t>
          </w:r>
          <w:r>
            <w:fldChar w:fldCharType="end"/>
          </w:r>
          <w:r>
            <w:rPr>
              <w:rFonts w:hint="default" w:ascii="Times New Roman" w:hAnsi="Times New Roman" w:eastAsia="宋体" w:cs="Times New Roman"/>
            </w:rPr>
            <w:fldChar w:fldCharType="end"/>
          </w:r>
        </w:p>
        <w:p w14:paraId="0837B0C3">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_Toc12998 </w:instrText>
          </w:r>
          <w:r>
            <w:rPr>
              <w:rFonts w:hint="default" w:ascii="Times New Roman" w:hAnsi="Times New Roman" w:eastAsia="宋体" w:cs="Times New Roman"/>
            </w:rPr>
            <w:fldChar w:fldCharType="separate"/>
          </w:r>
          <w:r>
            <w:rPr>
              <w:rFonts w:hint="default" w:ascii="Times New Roman" w:hAnsi="Times New Roman" w:eastAsia="宋体" w:cs="Times New Roman"/>
            </w:rPr>
            <w:t>4.13.</w:t>
          </w:r>
          <w:r>
            <w:rPr>
              <w:rFonts w:hint="eastAsia" w:ascii="Times New Roman" w:hAnsi="Times New Roman" w:eastAsia="宋体" w:cs="Times New Roman"/>
              <w:lang w:val="en-US" w:eastAsia="zh-CN"/>
            </w:rPr>
            <w:t xml:space="preserve">1 </w:t>
          </w:r>
          <w:r>
            <w:rPr>
              <w:rFonts w:hint="default" w:ascii="Times New Roman" w:hAnsi="Times New Roman" w:eastAsia="宋体" w:cs="Times New Roman"/>
            </w:rPr>
            <w:t>set_servo_state</w:t>
          </w:r>
          <w:r>
            <w:rPr>
              <w:rFonts w:hint="default" w:ascii="Times New Roman" w:hAnsi="Times New Roman" w:eastAsia="宋体" w:cs="Times New Roman"/>
              <w:lang w:val="en-US" w:eastAsia="zh-CN"/>
            </w:rPr>
            <w:t xml:space="preserve"> - </w:t>
          </w:r>
          <w:r>
            <w:rPr>
              <w:rFonts w:hint="default" w:ascii="Times New Roman" w:hAnsi="Times New Roman" w:eastAsia="宋体" w:cs="Times New Roman"/>
            </w:rPr>
            <w:t>设置伺服就绪状态(使能)</w:t>
          </w:r>
          <w:r>
            <w:tab/>
          </w:r>
          <w:r>
            <w:fldChar w:fldCharType="begin"/>
          </w:r>
          <w:r>
            <w:instrText xml:space="preserve"> PAGEREF _Toc12998 \h </w:instrText>
          </w:r>
          <w:r>
            <w:fldChar w:fldCharType="separate"/>
          </w:r>
          <w:r>
            <w:t>41</w:t>
          </w:r>
          <w:r>
            <w:fldChar w:fldCharType="end"/>
          </w:r>
          <w:r>
            <w:rPr>
              <w:rFonts w:hint="default" w:ascii="Times New Roman" w:hAnsi="Times New Roman" w:eastAsia="宋体" w:cs="Times New Roman"/>
            </w:rPr>
            <w:fldChar w:fldCharType="end"/>
          </w:r>
        </w:p>
        <w:p w14:paraId="25B25D4F">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_Toc27895 </w:instrText>
          </w:r>
          <w:r>
            <w:rPr>
              <w:rFonts w:hint="default" w:ascii="Times New Roman" w:hAnsi="Times New Roman" w:eastAsia="宋体" w:cs="Times New Roman"/>
            </w:rPr>
            <w:fldChar w:fldCharType="separate"/>
          </w:r>
          <w:r>
            <w:rPr>
              <w:rFonts w:hint="default" w:ascii="Times New Roman" w:hAnsi="Times New Roman" w:eastAsia="宋体" w:cs="Times New Roman"/>
            </w:rPr>
            <w:t>4.13.</w:t>
          </w:r>
          <w:r>
            <w:rPr>
              <w:rFonts w:hint="eastAsia" w:ascii="Times New Roman" w:hAnsi="Times New Roman" w:eastAsia="宋体" w:cs="Times New Roman"/>
              <w:lang w:val="en-US" w:eastAsia="zh-CN"/>
            </w:rPr>
            <w:t xml:space="preserve">2 </w:t>
          </w:r>
          <w:r>
            <w:rPr>
              <w:rFonts w:hint="default" w:ascii="Times New Roman" w:hAnsi="Times New Roman" w:eastAsia="宋体" w:cs="Times New Roman"/>
            </w:rPr>
            <w:t>set_servo_state</w:t>
          </w:r>
          <w:r>
            <w:rPr>
              <w:rFonts w:hint="default" w:ascii="Times New Roman" w:hAnsi="Times New Roman" w:eastAsia="宋体" w:cs="Times New Roman"/>
              <w:lang w:val="en-US" w:eastAsia="zh-CN"/>
            </w:rPr>
            <w:t xml:space="preserve"> - </w:t>
          </w:r>
          <w:r>
            <w:rPr>
              <w:rFonts w:hint="default" w:ascii="Times New Roman" w:hAnsi="Times New Roman" w:eastAsia="宋体" w:cs="Times New Roman"/>
            </w:rPr>
            <w:t>设置伺服就绪状态(下使能)</w:t>
          </w:r>
          <w:r>
            <w:tab/>
          </w:r>
          <w:r>
            <w:fldChar w:fldCharType="begin"/>
          </w:r>
          <w:r>
            <w:instrText xml:space="preserve"> PAGEREF _Toc27895 \h </w:instrText>
          </w:r>
          <w:r>
            <w:fldChar w:fldCharType="separate"/>
          </w:r>
          <w:r>
            <w:t>41</w:t>
          </w:r>
          <w:r>
            <w:fldChar w:fldCharType="end"/>
          </w:r>
          <w:r>
            <w:rPr>
              <w:rFonts w:hint="default" w:ascii="Times New Roman" w:hAnsi="Times New Roman" w:eastAsia="宋体" w:cs="Times New Roman"/>
            </w:rPr>
            <w:fldChar w:fldCharType="end"/>
          </w:r>
        </w:p>
        <w:p w14:paraId="6FEFE601">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_Toc15912 </w:instrText>
          </w:r>
          <w:r>
            <w:rPr>
              <w:rFonts w:hint="default" w:ascii="Times New Roman" w:hAnsi="Times New Roman" w:eastAsia="宋体" w:cs="Times New Roman"/>
            </w:rPr>
            <w:fldChar w:fldCharType="separate"/>
          </w:r>
          <w:r>
            <w:rPr>
              <w:rFonts w:hint="default" w:ascii="Times New Roman" w:hAnsi="Times New Roman" w:eastAsia="宋体" w:cs="Times New Roman"/>
            </w:rPr>
            <w:t>4.13.</w:t>
          </w:r>
          <w:r>
            <w:rPr>
              <w:rFonts w:hint="eastAsia" w:ascii="Times New Roman" w:hAnsi="Times New Roman" w:eastAsia="宋体" w:cs="Times New Roman"/>
              <w:lang w:val="en-US" w:eastAsia="zh-CN"/>
            </w:rPr>
            <w:t>3</w:t>
          </w:r>
          <w:r>
            <w:rPr>
              <w:rFonts w:hint="default" w:ascii="Times New Roman" w:hAnsi="Times New Roman" w:eastAsia="宋体" w:cs="Times New Roman"/>
            </w:rPr>
            <w:t xml:space="preserve"> set_servo_poweron </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设置伺服上电状态(先使能)</w:t>
          </w:r>
          <w:r>
            <w:tab/>
          </w:r>
          <w:r>
            <w:fldChar w:fldCharType="begin"/>
          </w:r>
          <w:r>
            <w:instrText xml:space="preserve"> PAGEREF _Toc15912 \h </w:instrText>
          </w:r>
          <w:r>
            <w:fldChar w:fldCharType="separate"/>
          </w:r>
          <w:r>
            <w:t>42</w:t>
          </w:r>
          <w:r>
            <w:fldChar w:fldCharType="end"/>
          </w:r>
          <w:r>
            <w:rPr>
              <w:rFonts w:hint="default" w:ascii="Times New Roman" w:hAnsi="Times New Roman" w:eastAsia="宋体" w:cs="Times New Roman"/>
            </w:rPr>
            <w:fldChar w:fldCharType="end"/>
          </w:r>
        </w:p>
        <w:p w14:paraId="4E9E3B76">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_Toc24055 </w:instrText>
          </w:r>
          <w:r>
            <w:rPr>
              <w:rFonts w:hint="default" w:ascii="Times New Roman" w:hAnsi="Times New Roman" w:eastAsia="宋体" w:cs="Times New Roman"/>
            </w:rPr>
            <w:fldChar w:fldCharType="separate"/>
          </w:r>
          <w:r>
            <w:rPr>
              <w:rFonts w:hint="default" w:ascii="Times New Roman" w:hAnsi="Times New Roman" w:eastAsia="宋体" w:cs="Times New Roman"/>
            </w:rPr>
            <w:t>4.13.</w:t>
          </w:r>
          <w:r>
            <w:rPr>
              <w:rFonts w:hint="eastAsia" w:ascii="Times New Roman" w:hAnsi="Times New Roman" w:eastAsia="宋体" w:cs="Times New Roman"/>
              <w:lang w:val="en-US" w:eastAsia="zh-CN"/>
            </w:rPr>
            <w:t>4</w:t>
          </w:r>
          <w:r>
            <w:rPr>
              <w:rFonts w:hint="default" w:ascii="Times New Roman" w:hAnsi="Times New Roman" w:eastAsia="宋体" w:cs="Times New Roman"/>
            </w:rPr>
            <w:t xml:space="preserve"> set_servo_poweroff</w:t>
          </w:r>
          <w:r>
            <w:rPr>
              <w:rFonts w:hint="default" w:ascii="Times New Roman" w:hAnsi="Times New Roman" w:eastAsia="宋体" w:cs="Times New Roman"/>
              <w:lang w:val="en-US" w:eastAsia="zh-CN"/>
            </w:rPr>
            <w:t xml:space="preserve">  - </w:t>
          </w:r>
          <w:r>
            <w:rPr>
              <w:rFonts w:hint="default" w:ascii="Times New Roman" w:hAnsi="Times New Roman" w:eastAsia="宋体" w:cs="Times New Roman"/>
            </w:rPr>
            <w:t>设置伺服下电状态</w:t>
          </w:r>
          <w:r>
            <w:tab/>
          </w:r>
          <w:r>
            <w:fldChar w:fldCharType="begin"/>
          </w:r>
          <w:r>
            <w:instrText xml:space="preserve"> PAGEREF _Toc24055 \h </w:instrText>
          </w:r>
          <w:r>
            <w:fldChar w:fldCharType="separate"/>
          </w:r>
          <w:r>
            <w:t>42</w:t>
          </w:r>
          <w:r>
            <w:fldChar w:fldCharType="end"/>
          </w:r>
          <w:r>
            <w:rPr>
              <w:rFonts w:hint="default" w:ascii="Times New Roman" w:hAnsi="Times New Roman" w:eastAsia="宋体" w:cs="Times New Roman"/>
            </w:rPr>
            <w:fldChar w:fldCharType="end"/>
          </w:r>
        </w:p>
        <w:p w14:paraId="015EA1CC">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_Toc19541 </w:instrText>
          </w:r>
          <w:r>
            <w:rPr>
              <w:rFonts w:hint="default" w:ascii="Times New Roman" w:hAnsi="Times New Roman" w:eastAsia="宋体" w:cs="Times New Roman"/>
            </w:rPr>
            <w:fldChar w:fldCharType="separate"/>
          </w:r>
          <w:r>
            <w:rPr>
              <w:rFonts w:hint="default" w:ascii="Times New Roman" w:hAnsi="Times New Roman" w:eastAsia="宋体" w:cs="Times New Roman"/>
            </w:rPr>
            <w:t>4.13.</w:t>
          </w:r>
          <w:r>
            <w:rPr>
              <w:rFonts w:hint="eastAsia" w:ascii="Times New Roman" w:hAnsi="Times New Roman" w:eastAsia="宋体" w:cs="Times New Roman"/>
              <w:lang w:val="en-US" w:eastAsia="zh-CN"/>
            </w:rPr>
            <w:t>5</w:t>
          </w:r>
          <w:r>
            <w:rPr>
              <w:rFonts w:hint="default" w:ascii="Times New Roman" w:hAnsi="Times New Roman" w:eastAsia="宋体" w:cs="Times New Roman"/>
            </w:rPr>
            <w:t xml:space="preserve"> set_speed(socket_fd,speed) 设置速度</w:t>
          </w:r>
          <w:r>
            <w:tab/>
          </w:r>
          <w:r>
            <w:fldChar w:fldCharType="begin"/>
          </w:r>
          <w:r>
            <w:instrText xml:space="preserve"> PAGEREF _Toc19541 \h </w:instrText>
          </w:r>
          <w:r>
            <w:fldChar w:fldCharType="separate"/>
          </w:r>
          <w:r>
            <w:t>43</w:t>
          </w:r>
          <w:r>
            <w:fldChar w:fldCharType="end"/>
          </w:r>
          <w:r>
            <w:rPr>
              <w:rFonts w:hint="default" w:ascii="Times New Roman" w:hAnsi="Times New Roman" w:eastAsia="宋体" w:cs="Times New Roman"/>
            </w:rPr>
            <w:fldChar w:fldCharType="end"/>
          </w:r>
        </w:p>
        <w:p w14:paraId="6F1F2D3D">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_Toc16391 </w:instrText>
          </w:r>
          <w:r>
            <w:rPr>
              <w:rFonts w:hint="default" w:ascii="Times New Roman" w:hAnsi="Times New Roman" w:eastAsia="宋体" w:cs="Times New Roman"/>
            </w:rPr>
            <w:fldChar w:fldCharType="separate"/>
          </w:r>
          <w:r>
            <w:rPr>
              <w:rFonts w:hint="default" w:ascii="Times New Roman" w:hAnsi="Times New Roman" w:eastAsia="宋体" w:cs="Times New Roman"/>
            </w:rPr>
            <w:t>4.13.</w:t>
          </w:r>
          <w:r>
            <w:rPr>
              <w:rFonts w:hint="eastAsia" w:ascii="Times New Roman" w:hAnsi="Times New Roman" w:eastAsia="宋体" w:cs="Times New Roman"/>
              <w:lang w:val="en-US" w:eastAsia="zh-CN"/>
            </w:rPr>
            <w:t>6</w:t>
          </w:r>
          <w:r>
            <w:rPr>
              <w:rFonts w:hint="default" w:ascii="Times New Roman" w:hAnsi="Times New Roman" w:eastAsia="宋体" w:cs="Times New Roman"/>
            </w:rPr>
            <w:t xml:space="preserve"> get_speed</w:t>
          </w:r>
          <w:r>
            <w:rPr>
              <w:rFonts w:hint="default" w:ascii="Times New Roman" w:hAnsi="Times New Roman" w:eastAsia="宋体" w:cs="Times New Roman"/>
              <w:lang w:val="en-US" w:eastAsia="zh-CN"/>
            </w:rPr>
            <w:t xml:space="preserve"> - </w:t>
          </w:r>
          <w:r>
            <w:rPr>
              <w:rFonts w:hint="default" w:ascii="Times New Roman" w:hAnsi="Times New Roman" w:eastAsia="宋体" w:cs="Times New Roman"/>
            </w:rPr>
            <w:t>获取速度</w:t>
          </w:r>
          <w:r>
            <w:tab/>
          </w:r>
          <w:r>
            <w:fldChar w:fldCharType="begin"/>
          </w:r>
          <w:r>
            <w:instrText xml:space="preserve"> PAGEREF _Toc16391 \h </w:instrText>
          </w:r>
          <w:r>
            <w:fldChar w:fldCharType="separate"/>
          </w:r>
          <w:r>
            <w:t>43</w:t>
          </w:r>
          <w:r>
            <w:fldChar w:fldCharType="end"/>
          </w:r>
          <w:r>
            <w:rPr>
              <w:rFonts w:hint="default" w:ascii="Times New Roman" w:hAnsi="Times New Roman" w:eastAsia="宋体" w:cs="Times New Roman"/>
            </w:rPr>
            <w:fldChar w:fldCharType="end"/>
          </w:r>
        </w:p>
        <w:p w14:paraId="07C16DC9">
          <w:pPr>
            <w:pStyle w:val="10"/>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_Toc28671 </w:instrText>
          </w:r>
          <w:r>
            <w:rPr>
              <w:rFonts w:hint="default" w:ascii="Times New Roman" w:hAnsi="Times New Roman" w:eastAsia="宋体" w:cs="Times New Roman"/>
            </w:rPr>
            <w:fldChar w:fldCharType="separate"/>
          </w:r>
          <w:r>
            <w:rPr>
              <w:rFonts w:hint="default" w:ascii="Times New Roman" w:hAnsi="Times New Roman" w:eastAsia="宋体" w:cs="Times New Roman"/>
            </w:rPr>
            <w:t>4.14 modbus通信接口</w:t>
          </w:r>
          <w:r>
            <w:tab/>
          </w:r>
          <w:r>
            <w:fldChar w:fldCharType="begin"/>
          </w:r>
          <w:r>
            <w:instrText xml:space="preserve"> PAGEREF _Toc28671 \h </w:instrText>
          </w:r>
          <w:r>
            <w:fldChar w:fldCharType="separate"/>
          </w:r>
          <w:r>
            <w:t>43</w:t>
          </w:r>
          <w:r>
            <w:fldChar w:fldCharType="end"/>
          </w:r>
          <w:r>
            <w:rPr>
              <w:rFonts w:hint="default" w:ascii="Times New Roman" w:hAnsi="Times New Roman" w:eastAsia="宋体" w:cs="Times New Roman"/>
            </w:rPr>
            <w:fldChar w:fldCharType="end"/>
          </w:r>
        </w:p>
        <w:p w14:paraId="7F396F37">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_Toc10395 </w:instrText>
          </w:r>
          <w:r>
            <w:rPr>
              <w:rFonts w:hint="default" w:ascii="Times New Roman" w:hAnsi="Times New Roman" w:eastAsia="宋体" w:cs="Times New Roman"/>
            </w:rPr>
            <w:fldChar w:fldCharType="separate"/>
          </w:r>
          <w:r>
            <w:rPr>
              <w:rFonts w:hint="default" w:ascii="Times New Roman" w:hAnsi="Times New Roman" w:eastAsia="宋体" w:cs="Times New Roman"/>
            </w:rPr>
            <w:t xml:space="preserve">4.14.1 modbus_set_master_parameter </w:t>
          </w:r>
          <w:r>
            <w:rPr>
              <w:rFonts w:hint="default" w:ascii="Times New Roman" w:hAnsi="Times New Roman" w:eastAsia="宋体" w:cs="Times New Roman"/>
              <w:lang w:val="en-US" w:eastAsia="zh-CN"/>
            </w:rPr>
            <w:t xml:space="preserve"> - </w:t>
          </w:r>
          <w:r>
            <w:rPr>
              <w:rFonts w:hint="default" w:ascii="Times New Roman" w:hAnsi="Times New Roman" w:eastAsia="宋体" w:cs="Times New Roman"/>
            </w:rPr>
            <w:t>设置 Modbus RTU 主站参数</w:t>
          </w:r>
          <w:r>
            <w:tab/>
          </w:r>
          <w:r>
            <w:fldChar w:fldCharType="begin"/>
          </w:r>
          <w:r>
            <w:instrText xml:space="preserve"> PAGEREF _Toc10395 \h </w:instrText>
          </w:r>
          <w:r>
            <w:fldChar w:fldCharType="separate"/>
          </w:r>
          <w:r>
            <w:t>43</w:t>
          </w:r>
          <w:r>
            <w:fldChar w:fldCharType="end"/>
          </w:r>
          <w:r>
            <w:rPr>
              <w:rFonts w:hint="default" w:ascii="Times New Roman" w:hAnsi="Times New Roman" w:eastAsia="宋体" w:cs="Times New Roman"/>
            </w:rPr>
            <w:fldChar w:fldCharType="end"/>
          </w:r>
        </w:p>
        <w:p w14:paraId="287AD285">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_Toc10283 </w:instrText>
          </w:r>
          <w:r>
            <w:rPr>
              <w:rFonts w:hint="default" w:ascii="Times New Roman" w:hAnsi="Times New Roman" w:eastAsia="宋体" w:cs="Times New Roman"/>
            </w:rPr>
            <w:fldChar w:fldCharType="separate"/>
          </w:r>
          <w:r>
            <w:rPr>
              <w:rFonts w:hint="default" w:ascii="Times New Roman" w:hAnsi="Times New Roman" w:eastAsia="宋体" w:cs="Times New Roman"/>
            </w:rPr>
            <w:t xml:space="preserve">4.14.2 modbus_open_master </w:t>
          </w:r>
          <w:r>
            <w:rPr>
              <w:rFonts w:hint="default" w:ascii="Times New Roman" w:hAnsi="Times New Roman" w:eastAsia="宋体" w:cs="Times New Roman"/>
              <w:lang w:val="en-US" w:eastAsia="zh-CN"/>
            </w:rPr>
            <w:t xml:space="preserve"> - </w:t>
          </w:r>
          <w:r>
            <w:rPr>
              <w:rFonts w:hint="default" w:ascii="Times New Roman" w:hAnsi="Times New Roman" w:eastAsia="宋体" w:cs="Times New Roman"/>
            </w:rPr>
            <w:t>打开 Modbus 主站</w:t>
          </w:r>
          <w:r>
            <w:tab/>
          </w:r>
          <w:r>
            <w:fldChar w:fldCharType="begin"/>
          </w:r>
          <w:r>
            <w:instrText xml:space="preserve"> PAGEREF _Toc10283 \h </w:instrText>
          </w:r>
          <w:r>
            <w:fldChar w:fldCharType="separate"/>
          </w:r>
          <w:r>
            <w:t>44</w:t>
          </w:r>
          <w:r>
            <w:fldChar w:fldCharType="end"/>
          </w:r>
          <w:r>
            <w:rPr>
              <w:rFonts w:hint="default" w:ascii="Times New Roman" w:hAnsi="Times New Roman" w:eastAsia="宋体" w:cs="Times New Roman"/>
            </w:rPr>
            <w:fldChar w:fldCharType="end"/>
          </w:r>
        </w:p>
        <w:p w14:paraId="7E6F6D63">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_Toc25727 </w:instrText>
          </w:r>
          <w:r>
            <w:rPr>
              <w:rFonts w:hint="default" w:ascii="Times New Roman" w:hAnsi="Times New Roman" w:eastAsia="宋体" w:cs="Times New Roman"/>
            </w:rPr>
            <w:fldChar w:fldCharType="separate"/>
          </w:r>
          <w:r>
            <w:rPr>
              <w:rFonts w:hint="default" w:ascii="Times New Roman" w:hAnsi="Times New Roman" w:eastAsia="宋体" w:cs="Times New Roman"/>
            </w:rPr>
            <w:t>4.14.3 modbus_write_multiple_holding_registers(socketFd, id, address, data): 写多个保持寄存器</w:t>
          </w:r>
          <w:r>
            <w:tab/>
          </w:r>
          <w:r>
            <w:fldChar w:fldCharType="begin"/>
          </w:r>
          <w:r>
            <w:instrText xml:space="preserve"> PAGEREF _Toc25727 \h </w:instrText>
          </w:r>
          <w:r>
            <w:fldChar w:fldCharType="separate"/>
          </w:r>
          <w:r>
            <w:t>45</w:t>
          </w:r>
          <w:r>
            <w:fldChar w:fldCharType="end"/>
          </w:r>
          <w:r>
            <w:rPr>
              <w:rFonts w:hint="default" w:ascii="Times New Roman" w:hAnsi="Times New Roman" w:eastAsia="宋体" w:cs="Times New Roman"/>
            </w:rPr>
            <w:fldChar w:fldCharType="end"/>
          </w:r>
        </w:p>
        <w:p w14:paraId="329473C3">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_Toc6375 </w:instrText>
          </w:r>
          <w:r>
            <w:rPr>
              <w:rFonts w:hint="default" w:ascii="Times New Roman" w:hAnsi="Times New Roman" w:eastAsia="宋体" w:cs="Times New Roman"/>
            </w:rPr>
            <w:fldChar w:fldCharType="separate"/>
          </w:r>
          <w:r>
            <w:rPr>
              <w:rFonts w:hint="default" w:ascii="Times New Roman" w:hAnsi="Times New Roman" w:eastAsia="宋体" w:cs="Times New Roman"/>
            </w:rPr>
            <w:t>4.14.4 modbus_read_holding_registers</w:t>
          </w:r>
          <w:r>
            <w:rPr>
              <w:rFonts w:hint="default" w:ascii="Times New Roman" w:hAnsi="Times New Roman" w:eastAsia="宋体" w:cs="Times New Roman"/>
              <w:lang w:val="en-US" w:eastAsia="zh-CN"/>
            </w:rPr>
            <w:t xml:space="preserve"> - </w:t>
          </w:r>
          <w:r>
            <w:rPr>
              <w:rFonts w:hint="default" w:ascii="Times New Roman" w:hAnsi="Times New Roman" w:eastAsia="宋体" w:cs="Times New Roman"/>
            </w:rPr>
            <w:t>Modbus RTU 读取多个保持寄存器</w:t>
          </w:r>
          <w:r>
            <w:tab/>
          </w:r>
          <w:r>
            <w:fldChar w:fldCharType="begin"/>
          </w:r>
          <w:r>
            <w:instrText xml:space="preserve"> PAGEREF _Toc6375 \h </w:instrText>
          </w:r>
          <w:r>
            <w:fldChar w:fldCharType="separate"/>
          </w:r>
          <w:r>
            <w:t>46</w:t>
          </w:r>
          <w:r>
            <w:fldChar w:fldCharType="end"/>
          </w:r>
          <w:r>
            <w:rPr>
              <w:rFonts w:hint="default" w:ascii="Times New Roman" w:hAnsi="Times New Roman" w:eastAsia="宋体" w:cs="Times New Roman"/>
            </w:rPr>
            <w:fldChar w:fldCharType="end"/>
          </w:r>
        </w:p>
        <w:p w14:paraId="7475E424">
          <w:pPr>
            <w:pStyle w:val="10"/>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_Toc12339 </w:instrText>
          </w:r>
          <w:r>
            <w:rPr>
              <w:rFonts w:hint="default" w:ascii="Times New Roman" w:hAnsi="Times New Roman" w:eastAsia="宋体" w:cs="Times New Roman"/>
            </w:rPr>
            <w:fldChar w:fldCharType="separate"/>
          </w:r>
          <w:r>
            <w:rPr>
              <w:rFonts w:hint="default" w:ascii="Times New Roman" w:hAnsi="Times New Roman" w:eastAsia="宋体" w:cs="Times New Roman"/>
            </w:rPr>
            <w:t>4.15 队列运动接口</w:t>
          </w:r>
          <w:r>
            <w:tab/>
          </w:r>
          <w:r>
            <w:fldChar w:fldCharType="begin"/>
          </w:r>
          <w:r>
            <w:instrText xml:space="preserve"> PAGEREF _Toc12339 \h </w:instrText>
          </w:r>
          <w:r>
            <w:fldChar w:fldCharType="separate"/>
          </w:r>
          <w:r>
            <w:t>47</w:t>
          </w:r>
          <w:r>
            <w:fldChar w:fldCharType="end"/>
          </w:r>
          <w:r>
            <w:rPr>
              <w:rFonts w:hint="default" w:ascii="Times New Roman" w:hAnsi="Times New Roman" w:eastAsia="宋体" w:cs="Times New Roman"/>
            </w:rPr>
            <w:fldChar w:fldCharType="end"/>
          </w:r>
        </w:p>
        <w:p w14:paraId="4873B82F">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_Toc15030 </w:instrText>
          </w:r>
          <w:r>
            <w:rPr>
              <w:rFonts w:hint="default" w:ascii="Times New Roman" w:hAnsi="Times New Roman" w:eastAsia="宋体" w:cs="Times New Roman"/>
            </w:rPr>
            <w:fldChar w:fldCharType="separate"/>
          </w:r>
          <w:r>
            <w:rPr>
              <w:rFonts w:hint="default" w:ascii="Times New Roman" w:hAnsi="Times New Roman" w:eastAsia="宋体" w:cs="Times New Roman"/>
            </w:rPr>
            <w:t xml:space="preserve">4.15.1 queue_motion_set_status </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打开队列运动模式</w:t>
          </w:r>
          <w:r>
            <w:tab/>
          </w:r>
          <w:r>
            <w:fldChar w:fldCharType="begin"/>
          </w:r>
          <w:r>
            <w:instrText xml:space="preserve"> PAGEREF _Toc15030 \h </w:instrText>
          </w:r>
          <w:r>
            <w:fldChar w:fldCharType="separate"/>
          </w:r>
          <w:r>
            <w:t>47</w:t>
          </w:r>
          <w:r>
            <w:fldChar w:fldCharType="end"/>
          </w:r>
          <w:r>
            <w:rPr>
              <w:rFonts w:hint="default" w:ascii="Times New Roman" w:hAnsi="Times New Roman" w:eastAsia="宋体" w:cs="Times New Roman"/>
            </w:rPr>
            <w:fldChar w:fldCharType="end"/>
          </w:r>
        </w:p>
        <w:p w14:paraId="2F14371E">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_Toc8231 </w:instrText>
          </w:r>
          <w:r>
            <w:rPr>
              <w:rFonts w:hint="default" w:ascii="Times New Roman" w:hAnsi="Times New Roman" w:eastAsia="宋体" w:cs="Times New Roman"/>
            </w:rPr>
            <w:fldChar w:fldCharType="separate"/>
          </w:r>
          <w:r>
            <w:rPr>
              <w:rFonts w:hint="default" w:ascii="Times New Roman" w:hAnsi="Times New Roman" w:eastAsia="宋体" w:cs="Times New Roman"/>
            </w:rPr>
            <w:t>4.15.2 queue_motion_set_status 关闭队列运动模式</w:t>
          </w:r>
          <w:r>
            <w:tab/>
          </w:r>
          <w:r>
            <w:fldChar w:fldCharType="begin"/>
          </w:r>
          <w:r>
            <w:instrText xml:space="preserve"> PAGEREF _Toc8231 \h </w:instrText>
          </w:r>
          <w:r>
            <w:fldChar w:fldCharType="separate"/>
          </w:r>
          <w:r>
            <w:t>47</w:t>
          </w:r>
          <w:r>
            <w:fldChar w:fldCharType="end"/>
          </w:r>
          <w:r>
            <w:rPr>
              <w:rFonts w:hint="default" w:ascii="Times New Roman" w:hAnsi="Times New Roman" w:eastAsia="宋体" w:cs="Times New Roman"/>
            </w:rPr>
            <w:fldChar w:fldCharType="end"/>
          </w:r>
        </w:p>
        <w:p w14:paraId="6D1BD5F8">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_Toc15960 </w:instrText>
          </w:r>
          <w:r>
            <w:rPr>
              <w:rFonts w:hint="default" w:ascii="Times New Roman" w:hAnsi="Times New Roman" w:eastAsia="宋体" w:cs="Times New Roman"/>
            </w:rPr>
            <w:fldChar w:fldCharType="separate"/>
          </w:r>
          <w:r>
            <w:rPr>
              <w:rFonts w:hint="default" w:ascii="Times New Roman" w:hAnsi="Times New Roman" w:eastAsia="宋体" w:cs="Times New Roman"/>
            </w:rPr>
            <w:t>4.15.3 queue_motion_send_to_controller</w:t>
          </w:r>
          <w:r>
            <w:rPr>
              <w:rFonts w:hint="default" w:ascii="Times New Roman" w:hAnsi="Times New Roman" w:eastAsia="宋体" w:cs="Times New Roman"/>
              <w:lang w:val="en-US" w:eastAsia="zh-CN"/>
            </w:rPr>
            <w:t xml:space="preserve"> - </w:t>
          </w:r>
          <w:r>
            <w:rPr>
              <w:rFonts w:hint="default" w:ascii="Times New Roman" w:hAnsi="Times New Roman" w:eastAsia="宋体" w:cs="Times New Roman"/>
            </w:rPr>
            <w:t>将本地队列的前size个数据发送到控制器</w:t>
          </w:r>
          <w:r>
            <w:tab/>
          </w:r>
          <w:r>
            <w:fldChar w:fldCharType="begin"/>
          </w:r>
          <w:r>
            <w:instrText xml:space="preserve"> PAGEREF _Toc15960 \h </w:instrText>
          </w:r>
          <w:r>
            <w:fldChar w:fldCharType="separate"/>
          </w:r>
          <w:r>
            <w:t>48</w:t>
          </w:r>
          <w:r>
            <w:fldChar w:fldCharType="end"/>
          </w:r>
          <w:r>
            <w:rPr>
              <w:rFonts w:hint="default" w:ascii="Times New Roman" w:hAnsi="Times New Roman" w:eastAsia="宋体" w:cs="Times New Roman"/>
            </w:rPr>
            <w:fldChar w:fldCharType="end"/>
          </w:r>
        </w:p>
        <w:p w14:paraId="7A62CED9">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_Toc8163 </w:instrText>
          </w:r>
          <w:r>
            <w:rPr>
              <w:rFonts w:hint="default" w:ascii="Times New Roman" w:hAnsi="Times New Roman" w:eastAsia="宋体" w:cs="Times New Roman"/>
            </w:rPr>
            <w:fldChar w:fldCharType="separate"/>
          </w:r>
          <w:r>
            <w:rPr>
              <w:rFonts w:hint="default" w:ascii="Times New Roman" w:hAnsi="Times New Roman" w:eastAsia="宋体" w:cs="Times New Roman"/>
            </w:rPr>
            <w:t>4.15.4 queue_motion_push_back_moveJ队列运动模式的本地队列最后插入一条moveJ运动</w:t>
          </w:r>
          <w:r>
            <w:tab/>
          </w:r>
          <w:r>
            <w:fldChar w:fldCharType="begin"/>
          </w:r>
          <w:r>
            <w:instrText xml:space="preserve"> PAGEREF _Toc8163 \h </w:instrText>
          </w:r>
          <w:r>
            <w:fldChar w:fldCharType="separate"/>
          </w:r>
          <w:r>
            <w:t>48</w:t>
          </w:r>
          <w:r>
            <w:fldChar w:fldCharType="end"/>
          </w:r>
          <w:r>
            <w:rPr>
              <w:rFonts w:hint="default" w:ascii="Times New Roman" w:hAnsi="Times New Roman" w:eastAsia="宋体" w:cs="Times New Roman"/>
            </w:rPr>
            <w:fldChar w:fldCharType="end"/>
          </w:r>
        </w:p>
        <w:p w14:paraId="6F2CF964">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_Toc4059 </w:instrText>
          </w:r>
          <w:r>
            <w:rPr>
              <w:rFonts w:hint="default" w:ascii="Times New Roman" w:hAnsi="Times New Roman" w:eastAsia="宋体" w:cs="Times New Roman"/>
            </w:rPr>
            <w:fldChar w:fldCharType="separate"/>
          </w:r>
          <w:r>
            <w:rPr>
              <w:rFonts w:hint="default" w:ascii="Times New Roman" w:hAnsi="Times New Roman" w:eastAsia="宋体" w:cs="Times New Roman"/>
            </w:rPr>
            <w:t>4.15.</w:t>
          </w:r>
          <w:r>
            <w:rPr>
              <w:rFonts w:hint="eastAsia" w:ascii="Times New Roman" w:hAnsi="Times New Roman" w:eastAsia="宋体" w:cs="Times New Roman"/>
              <w:lang w:val="en-US" w:eastAsia="zh-CN"/>
            </w:rPr>
            <w:t>5</w:t>
          </w:r>
          <w:r>
            <w:rPr>
              <w:rFonts w:hint="default" w:ascii="Times New Roman" w:hAnsi="Times New Roman" w:eastAsia="宋体" w:cs="Times New Roman"/>
            </w:rPr>
            <w:t xml:space="preserve"> queue_motion_push_back_moveC</w:t>
          </w:r>
          <w:r>
            <w:rPr>
              <w:rFonts w:hint="default" w:ascii="Times New Roman" w:hAnsi="Times New Roman" w:eastAsia="宋体" w:cs="Times New Roman"/>
              <w:lang w:val="en-US" w:eastAsia="zh-CN"/>
            </w:rPr>
            <w:t xml:space="preserve"> - </w:t>
          </w:r>
          <w:r>
            <w:rPr>
              <w:rFonts w:hint="default" w:ascii="Times New Roman" w:hAnsi="Times New Roman" w:eastAsia="宋体" w:cs="Times New Roman"/>
            </w:rPr>
            <w:t>队列运动模式的本地队列最后插入一条moveC运动</w:t>
          </w:r>
          <w:r>
            <w:tab/>
          </w:r>
          <w:r>
            <w:fldChar w:fldCharType="begin"/>
          </w:r>
          <w:r>
            <w:instrText xml:space="preserve"> PAGEREF _Toc4059 \h </w:instrText>
          </w:r>
          <w:r>
            <w:fldChar w:fldCharType="separate"/>
          </w:r>
          <w:r>
            <w:t>49</w:t>
          </w:r>
          <w:r>
            <w:fldChar w:fldCharType="end"/>
          </w:r>
          <w:r>
            <w:rPr>
              <w:rFonts w:hint="default" w:ascii="Times New Roman" w:hAnsi="Times New Roman" w:eastAsia="宋体" w:cs="Times New Roman"/>
            </w:rPr>
            <w:fldChar w:fldCharType="end"/>
          </w:r>
        </w:p>
        <w:p w14:paraId="7721D270">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_Toc26459 </w:instrText>
          </w:r>
          <w:r>
            <w:rPr>
              <w:rFonts w:hint="default" w:ascii="Times New Roman" w:hAnsi="Times New Roman" w:eastAsia="宋体" w:cs="Times New Roman"/>
            </w:rPr>
            <w:fldChar w:fldCharType="separate"/>
          </w:r>
          <w:r>
            <w:rPr>
              <w:rFonts w:hint="default" w:ascii="Times New Roman" w:hAnsi="Times New Roman" w:eastAsia="宋体" w:cs="Times New Roman"/>
            </w:rPr>
            <w:t>4.15.</w:t>
          </w:r>
          <w:r>
            <w:rPr>
              <w:rFonts w:hint="eastAsia" w:ascii="Times New Roman" w:hAnsi="Times New Roman" w:eastAsia="宋体" w:cs="Times New Roman"/>
              <w:lang w:val="en-US" w:eastAsia="zh-CN"/>
            </w:rPr>
            <w:t>6</w:t>
          </w:r>
          <w:r>
            <w:rPr>
              <w:rFonts w:hint="default" w:ascii="Times New Roman" w:hAnsi="Times New Roman" w:eastAsia="宋体" w:cs="Times New Roman"/>
            </w:rPr>
            <w:t xml:space="preserve"> queue_motion_push_back_moveS</w:t>
          </w:r>
          <w:r>
            <w:rPr>
              <w:rFonts w:hint="default" w:ascii="Times New Roman" w:hAnsi="Times New Roman" w:eastAsia="宋体" w:cs="Times New Roman"/>
              <w:lang w:val="en-US" w:eastAsia="zh-CN"/>
            </w:rPr>
            <w:t xml:space="preserve"> - </w:t>
          </w:r>
          <w:r>
            <w:rPr>
              <w:rFonts w:hint="default" w:ascii="Times New Roman" w:hAnsi="Times New Roman" w:eastAsia="宋体" w:cs="Times New Roman"/>
            </w:rPr>
            <w:t>队列运动模式的本地队列最后插入一条moveS运动</w:t>
          </w:r>
          <w:r>
            <w:tab/>
          </w:r>
          <w:r>
            <w:fldChar w:fldCharType="begin"/>
          </w:r>
          <w:r>
            <w:instrText xml:space="preserve"> PAGEREF _Toc26459 \h </w:instrText>
          </w:r>
          <w:r>
            <w:fldChar w:fldCharType="separate"/>
          </w:r>
          <w:r>
            <w:t>50</w:t>
          </w:r>
          <w:r>
            <w:fldChar w:fldCharType="end"/>
          </w:r>
          <w:r>
            <w:rPr>
              <w:rFonts w:hint="default" w:ascii="Times New Roman" w:hAnsi="Times New Roman" w:eastAsia="宋体" w:cs="Times New Roman"/>
            </w:rPr>
            <w:fldChar w:fldCharType="end"/>
          </w:r>
        </w:p>
        <w:p w14:paraId="4C20EA2D">
          <w:pPr>
            <w:pStyle w:val="17"/>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_Toc31505 </w:instrText>
          </w:r>
          <w:r>
            <w:rPr>
              <w:rFonts w:hint="default" w:ascii="Times New Roman" w:hAnsi="Times New Roman" w:eastAsia="宋体" w:cs="Times New Roman"/>
            </w:rPr>
            <w:fldChar w:fldCharType="separate"/>
          </w:r>
          <w:r>
            <w:rPr>
              <w:rFonts w:hint="default" w:ascii="Times New Roman" w:hAnsi="Times New Roman" w:eastAsia="宋体" w:cs="Times New Roman"/>
            </w:rPr>
            <w:t>五．7000端口</w:t>
          </w:r>
          <w:r>
            <w:tab/>
          </w:r>
          <w:r>
            <w:fldChar w:fldCharType="begin"/>
          </w:r>
          <w:r>
            <w:instrText xml:space="preserve"> PAGEREF _Toc31505 \h </w:instrText>
          </w:r>
          <w:r>
            <w:fldChar w:fldCharType="separate"/>
          </w:r>
          <w:r>
            <w:t>51</w:t>
          </w:r>
          <w:r>
            <w:fldChar w:fldCharType="end"/>
          </w:r>
          <w:r>
            <w:rPr>
              <w:rFonts w:hint="default" w:ascii="Times New Roman" w:hAnsi="Times New Roman" w:eastAsia="宋体" w:cs="Times New Roman"/>
            </w:rPr>
            <w:fldChar w:fldCharType="end"/>
          </w:r>
        </w:p>
        <w:p w14:paraId="7E7AA3FF">
          <w:pPr>
            <w:pStyle w:val="10"/>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 </w:instrText>
          </w:r>
          <w:r>
            <w:rPr>
              <w:rFonts w:hint="default" w:ascii="Times New Roman" w:hAnsi="Times New Roman" w:eastAsia="宋体" w:cs="Times New Roman"/>
            </w:rPr>
            <w:fldChar w:fldCharType="separate"/>
          </w:r>
          <w:r>
            <w:rPr>
              <w:rFonts w:hint="default" w:ascii="Times New Roman" w:hAnsi="Times New Roman" w:eastAsia="宋体" w:cs="Times New Roman"/>
            </w:rPr>
            <w:t>5.1 以下功能在连接7000端口后使用</w:t>
          </w:r>
          <w:r>
            <w:tab/>
          </w:r>
          <w:r>
            <w:fldChar w:fldCharType="begin"/>
          </w:r>
          <w:r>
            <w:instrText xml:space="preserve"> PAGEREF _Toc3 \h </w:instrText>
          </w:r>
          <w:r>
            <w:fldChar w:fldCharType="separate"/>
          </w:r>
          <w:r>
            <w:t>51</w:t>
          </w:r>
          <w:r>
            <w:fldChar w:fldCharType="end"/>
          </w:r>
          <w:r>
            <w:rPr>
              <w:rFonts w:hint="default" w:ascii="Times New Roman" w:hAnsi="Times New Roman" w:eastAsia="宋体" w:cs="Times New Roman"/>
            </w:rPr>
            <w:fldChar w:fldCharType="end"/>
          </w:r>
        </w:p>
        <w:p w14:paraId="233A7185">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_Toc17632 </w:instrText>
          </w:r>
          <w:r>
            <w:rPr>
              <w:rFonts w:hint="default" w:ascii="Times New Roman" w:hAnsi="Times New Roman" w:eastAsia="宋体" w:cs="Times New Roman"/>
            </w:rPr>
            <w:fldChar w:fldCharType="separate"/>
          </w:r>
          <w:r>
            <w:rPr>
              <w:rFonts w:hint="default" w:ascii="Times New Roman" w:hAnsi="Times New Roman" w:eastAsia="宋体" w:cs="Times New Roman"/>
            </w:rPr>
            <w:t>5.1.1 open_servoJ - 打开关节跟踪模式</w:t>
          </w:r>
          <w:r>
            <w:tab/>
          </w:r>
          <w:r>
            <w:fldChar w:fldCharType="begin"/>
          </w:r>
          <w:r>
            <w:instrText xml:space="preserve"> PAGEREF _Toc17632 \h </w:instrText>
          </w:r>
          <w:r>
            <w:fldChar w:fldCharType="separate"/>
          </w:r>
          <w:r>
            <w:t>51</w:t>
          </w:r>
          <w:r>
            <w:fldChar w:fldCharType="end"/>
          </w:r>
          <w:r>
            <w:rPr>
              <w:rFonts w:hint="default" w:ascii="Times New Roman" w:hAnsi="Times New Roman" w:eastAsia="宋体" w:cs="Times New Roman"/>
            </w:rPr>
            <w:fldChar w:fldCharType="end"/>
          </w:r>
        </w:p>
        <w:p w14:paraId="3D06A16B">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_Toc32605 </w:instrText>
          </w:r>
          <w:r>
            <w:rPr>
              <w:rFonts w:hint="default" w:ascii="Times New Roman" w:hAnsi="Times New Roman" w:eastAsia="宋体" w:cs="Times New Roman"/>
            </w:rPr>
            <w:fldChar w:fldCharType="separate"/>
          </w:r>
          <w:r>
            <w:rPr>
              <w:rFonts w:hint="default" w:ascii="Times New Roman" w:hAnsi="Times New Roman" w:eastAsia="宋体" w:cs="Times New Roman"/>
            </w:rPr>
            <w:t>5.1.2 close_servoJ - 关闭关节跟踪模式</w:t>
          </w:r>
          <w:r>
            <w:tab/>
          </w:r>
          <w:r>
            <w:fldChar w:fldCharType="begin"/>
          </w:r>
          <w:r>
            <w:instrText xml:space="preserve"> PAGEREF _Toc32605 \h </w:instrText>
          </w:r>
          <w:r>
            <w:fldChar w:fldCharType="separate"/>
          </w:r>
          <w:r>
            <w:t>51</w:t>
          </w:r>
          <w:r>
            <w:fldChar w:fldCharType="end"/>
          </w:r>
          <w:r>
            <w:rPr>
              <w:rFonts w:hint="default" w:ascii="Times New Roman" w:hAnsi="Times New Roman" w:eastAsia="宋体" w:cs="Times New Roman"/>
            </w:rPr>
            <w:fldChar w:fldCharType="end"/>
          </w:r>
        </w:p>
        <w:p w14:paraId="04C335B2">
          <w:pPr>
            <w:pStyle w:val="9"/>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_Toc26644 </w:instrText>
          </w:r>
          <w:r>
            <w:rPr>
              <w:rFonts w:hint="default" w:ascii="Times New Roman" w:hAnsi="Times New Roman" w:eastAsia="宋体" w:cs="Times New Roman"/>
            </w:rPr>
            <w:fldChar w:fldCharType="separate"/>
          </w:r>
          <w:r>
            <w:rPr>
              <w:rFonts w:hint="default" w:ascii="Times New Roman" w:hAnsi="Times New Roman" w:eastAsia="宋体" w:cs="Times New Roman"/>
            </w:rPr>
            <w:t>5.1.3 set_servoJ_pos - 设置实时跟踪关节位置</w:t>
          </w:r>
          <w:r>
            <w:tab/>
          </w:r>
          <w:r>
            <w:fldChar w:fldCharType="begin"/>
          </w:r>
          <w:r>
            <w:instrText xml:space="preserve"> PAGEREF _Toc26644 \h </w:instrText>
          </w:r>
          <w:r>
            <w:fldChar w:fldCharType="separate"/>
          </w:r>
          <w:r>
            <w:t>52</w:t>
          </w:r>
          <w:r>
            <w:fldChar w:fldCharType="end"/>
          </w:r>
          <w:r>
            <w:rPr>
              <w:rFonts w:hint="default" w:ascii="Times New Roman" w:hAnsi="Times New Roman" w:eastAsia="宋体" w:cs="Times New Roman"/>
            </w:rPr>
            <w:fldChar w:fldCharType="end"/>
          </w:r>
        </w:p>
        <w:p w14:paraId="38E74A30">
          <w:pPr>
            <w:pStyle w:val="17"/>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_Toc2839 </w:instrText>
          </w:r>
          <w:r>
            <w:rPr>
              <w:rFonts w:hint="default" w:ascii="Times New Roman" w:hAnsi="Times New Roman" w:eastAsia="宋体" w:cs="Times New Roman"/>
            </w:rPr>
            <w:fldChar w:fldCharType="separate"/>
          </w:r>
          <w:r>
            <w:rPr>
              <w:rFonts w:hint="default" w:ascii="Times New Roman" w:hAnsi="Times New Roman" w:eastAsia="宋体" w:cs="Times New Roman"/>
            </w:rPr>
            <w:t>六． 使用示例</w:t>
          </w:r>
          <w:r>
            <w:tab/>
          </w:r>
          <w:r>
            <w:fldChar w:fldCharType="begin"/>
          </w:r>
          <w:r>
            <w:instrText xml:space="preserve"> PAGEREF _Toc2839 \h </w:instrText>
          </w:r>
          <w:r>
            <w:fldChar w:fldCharType="separate"/>
          </w:r>
          <w:r>
            <w:t>53</w:t>
          </w:r>
          <w:r>
            <w:fldChar w:fldCharType="end"/>
          </w:r>
          <w:r>
            <w:rPr>
              <w:rFonts w:hint="default" w:ascii="Times New Roman" w:hAnsi="Times New Roman" w:eastAsia="宋体" w:cs="Times New Roman"/>
            </w:rPr>
            <w:fldChar w:fldCharType="end"/>
          </w:r>
        </w:p>
        <w:p w14:paraId="6EBA27BB">
          <w:pPr>
            <w:pStyle w:val="10"/>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_Toc22922 </w:instrText>
          </w:r>
          <w:r>
            <w:rPr>
              <w:rFonts w:hint="default" w:ascii="Times New Roman" w:hAnsi="Times New Roman" w:eastAsia="宋体" w:cs="Times New Roman"/>
            </w:rPr>
            <w:fldChar w:fldCharType="separate"/>
          </w:r>
          <w:r>
            <w:rPr>
              <w:rFonts w:hint="default" w:ascii="Times New Roman" w:hAnsi="Times New Roman" w:eastAsia="宋体" w:cs="Times New Roman"/>
            </w:rPr>
            <w:t>6.1Modbus Rtu使用示例</w:t>
          </w:r>
          <w:r>
            <w:tab/>
          </w:r>
          <w:r>
            <w:fldChar w:fldCharType="begin"/>
          </w:r>
          <w:r>
            <w:instrText xml:space="preserve"> PAGEREF _Toc22922 \h </w:instrText>
          </w:r>
          <w:r>
            <w:fldChar w:fldCharType="separate"/>
          </w:r>
          <w:r>
            <w:t>53</w:t>
          </w:r>
          <w:r>
            <w:fldChar w:fldCharType="end"/>
          </w:r>
          <w:r>
            <w:rPr>
              <w:rFonts w:hint="default" w:ascii="Times New Roman" w:hAnsi="Times New Roman" w:eastAsia="宋体" w:cs="Times New Roman"/>
            </w:rPr>
            <w:fldChar w:fldCharType="end"/>
          </w:r>
        </w:p>
        <w:p w14:paraId="38D9C1A4">
          <w:pPr>
            <w:pStyle w:val="10"/>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_Toc6896 </w:instrText>
          </w:r>
          <w:r>
            <w:rPr>
              <w:rFonts w:hint="default" w:ascii="Times New Roman" w:hAnsi="Times New Roman" w:eastAsia="宋体" w:cs="Times New Roman"/>
            </w:rPr>
            <w:fldChar w:fldCharType="separate"/>
          </w:r>
          <w:r>
            <w:rPr>
              <w:rFonts w:hint="default" w:ascii="Times New Roman" w:hAnsi="Times New Roman" w:eastAsia="宋体" w:cs="Times New Roman"/>
            </w:rPr>
            <w:t>6.2关节信息查询使用示例</w:t>
          </w:r>
          <w:r>
            <w:tab/>
          </w:r>
          <w:r>
            <w:fldChar w:fldCharType="begin"/>
          </w:r>
          <w:r>
            <w:instrText xml:space="preserve"> PAGEREF _Toc6896 \h </w:instrText>
          </w:r>
          <w:r>
            <w:fldChar w:fldCharType="separate"/>
          </w:r>
          <w:r>
            <w:t>55</w:t>
          </w:r>
          <w:r>
            <w:fldChar w:fldCharType="end"/>
          </w:r>
          <w:r>
            <w:rPr>
              <w:rFonts w:hint="default" w:ascii="Times New Roman" w:hAnsi="Times New Roman" w:eastAsia="宋体" w:cs="Times New Roman"/>
            </w:rPr>
            <w:fldChar w:fldCharType="end"/>
          </w:r>
        </w:p>
        <w:p w14:paraId="10A9396C">
          <w:pPr>
            <w:pStyle w:val="10"/>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_Toc5874 </w:instrText>
          </w:r>
          <w:r>
            <w:rPr>
              <w:rFonts w:hint="default" w:ascii="Times New Roman" w:hAnsi="Times New Roman" w:eastAsia="宋体" w:cs="Times New Roman"/>
            </w:rPr>
            <w:fldChar w:fldCharType="separate"/>
          </w:r>
          <w:r>
            <w:rPr>
              <w:rFonts w:hint="default" w:ascii="Times New Roman" w:hAnsi="Times New Roman" w:eastAsia="宋体" w:cs="Times New Roman"/>
            </w:rPr>
            <w:t>6.3关节实时跟踪servoJ使用示例</w:t>
          </w:r>
          <w:r>
            <w:tab/>
          </w:r>
          <w:r>
            <w:fldChar w:fldCharType="begin"/>
          </w:r>
          <w:r>
            <w:instrText xml:space="preserve"> PAGEREF _Toc5874 \h </w:instrText>
          </w:r>
          <w:r>
            <w:fldChar w:fldCharType="separate"/>
          </w:r>
          <w:r>
            <w:t>56</w:t>
          </w:r>
          <w:r>
            <w:fldChar w:fldCharType="end"/>
          </w:r>
          <w:r>
            <w:rPr>
              <w:rFonts w:hint="default" w:ascii="Times New Roman" w:hAnsi="Times New Roman" w:eastAsia="宋体" w:cs="Times New Roman"/>
            </w:rPr>
            <w:fldChar w:fldCharType="end"/>
          </w:r>
        </w:p>
        <w:p w14:paraId="57C8BC2D">
          <w:pPr>
            <w:pStyle w:val="10"/>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_Toc20225 </w:instrText>
          </w:r>
          <w:r>
            <w:rPr>
              <w:rFonts w:hint="default" w:ascii="Times New Roman" w:hAnsi="Times New Roman" w:eastAsia="宋体" w:cs="Times New Roman"/>
            </w:rPr>
            <w:fldChar w:fldCharType="separate"/>
          </w:r>
          <w:r>
            <w:rPr>
              <w:rFonts w:hint="default" w:ascii="Times New Roman" w:hAnsi="Times New Roman" w:eastAsia="宋体" w:cs="Times New Roman"/>
            </w:rPr>
            <w:t>6.4关节运动到目标点robot_movej使用示例</w:t>
          </w:r>
          <w:r>
            <w:tab/>
          </w:r>
          <w:r>
            <w:fldChar w:fldCharType="begin"/>
          </w:r>
          <w:r>
            <w:instrText xml:space="preserve"> PAGEREF _Toc20225 \h </w:instrText>
          </w:r>
          <w:r>
            <w:fldChar w:fldCharType="separate"/>
          </w:r>
          <w:r>
            <w:t>57</w:t>
          </w:r>
          <w:r>
            <w:fldChar w:fldCharType="end"/>
          </w:r>
          <w:r>
            <w:rPr>
              <w:rFonts w:hint="default" w:ascii="Times New Roman" w:hAnsi="Times New Roman" w:eastAsia="宋体" w:cs="Times New Roman"/>
            </w:rPr>
            <w:fldChar w:fldCharType="end"/>
          </w:r>
        </w:p>
        <w:p w14:paraId="1006D04C">
          <w:pPr>
            <w:pStyle w:val="10"/>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_Toc7298 </w:instrText>
          </w:r>
          <w:r>
            <w:rPr>
              <w:rFonts w:hint="default" w:ascii="Times New Roman" w:hAnsi="Times New Roman" w:eastAsia="宋体" w:cs="Times New Roman"/>
            </w:rPr>
            <w:fldChar w:fldCharType="separate"/>
          </w:r>
          <w:r>
            <w:rPr>
              <w:rFonts w:hint="default" w:ascii="Times New Roman" w:hAnsi="Times New Roman" w:eastAsia="宋体" w:cs="Times New Roman"/>
            </w:rPr>
            <w:t>6.5直线运动到目标位置robot_movel使用示例</w:t>
          </w:r>
          <w:r>
            <w:tab/>
          </w:r>
          <w:r>
            <w:fldChar w:fldCharType="begin"/>
          </w:r>
          <w:r>
            <w:instrText xml:space="preserve"> PAGEREF _Toc7298 \h </w:instrText>
          </w:r>
          <w:r>
            <w:fldChar w:fldCharType="separate"/>
          </w:r>
          <w:r>
            <w:t>58</w:t>
          </w:r>
          <w:r>
            <w:fldChar w:fldCharType="end"/>
          </w:r>
          <w:r>
            <w:rPr>
              <w:rFonts w:hint="default" w:ascii="Times New Roman" w:hAnsi="Times New Roman" w:eastAsia="宋体" w:cs="Times New Roman"/>
            </w:rPr>
            <w:fldChar w:fldCharType="end"/>
          </w:r>
        </w:p>
        <w:p w14:paraId="3C160968">
          <w:pPr>
            <w:pStyle w:val="10"/>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_Toc9506 </w:instrText>
          </w:r>
          <w:r>
            <w:rPr>
              <w:rFonts w:hint="default" w:ascii="Times New Roman" w:hAnsi="Times New Roman" w:eastAsia="宋体" w:cs="Times New Roman"/>
            </w:rPr>
            <w:fldChar w:fldCharType="separate"/>
          </w:r>
          <w:r>
            <w:rPr>
              <w:rFonts w:hint="default" w:ascii="Times New Roman" w:hAnsi="Times New Roman" w:eastAsia="宋体" w:cs="Times New Roman"/>
            </w:rPr>
            <w:t>6.6点动使用示例</w:t>
          </w:r>
          <w:r>
            <w:tab/>
          </w:r>
          <w:r>
            <w:fldChar w:fldCharType="begin"/>
          </w:r>
          <w:r>
            <w:instrText xml:space="preserve"> PAGEREF _Toc9506 \h </w:instrText>
          </w:r>
          <w:r>
            <w:fldChar w:fldCharType="separate"/>
          </w:r>
          <w:r>
            <w:t>59</w:t>
          </w:r>
          <w:r>
            <w:fldChar w:fldCharType="end"/>
          </w:r>
          <w:r>
            <w:rPr>
              <w:rFonts w:hint="default" w:ascii="Times New Roman" w:hAnsi="Times New Roman" w:eastAsia="宋体" w:cs="Times New Roman"/>
            </w:rPr>
            <w:fldChar w:fldCharType="end"/>
          </w:r>
        </w:p>
        <w:p w14:paraId="024F4BED">
          <w:pPr>
            <w:pStyle w:val="10"/>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_Toc328 </w:instrText>
          </w:r>
          <w:r>
            <w:rPr>
              <w:rFonts w:hint="default" w:ascii="Times New Roman" w:hAnsi="Times New Roman" w:eastAsia="宋体" w:cs="Times New Roman"/>
            </w:rPr>
            <w:fldChar w:fldCharType="separate"/>
          </w:r>
          <w:r>
            <w:rPr>
              <w:rFonts w:hint="default" w:ascii="Times New Roman" w:hAnsi="Times New Roman" w:eastAsia="宋体" w:cs="Times New Roman"/>
            </w:rPr>
            <w:t>6.7作业文件插入指令使用示例</w:t>
          </w:r>
          <w:r>
            <w:tab/>
          </w:r>
          <w:r>
            <w:fldChar w:fldCharType="begin"/>
          </w:r>
          <w:r>
            <w:instrText xml:space="preserve"> PAGEREF _Toc328 \h </w:instrText>
          </w:r>
          <w:r>
            <w:fldChar w:fldCharType="separate"/>
          </w:r>
          <w:r>
            <w:t>60</w:t>
          </w:r>
          <w:r>
            <w:fldChar w:fldCharType="end"/>
          </w:r>
          <w:r>
            <w:rPr>
              <w:rFonts w:hint="default" w:ascii="Times New Roman" w:hAnsi="Times New Roman" w:eastAsia="宋体" w:cs="Times New Roman"/>
            </w:rPr>
            <w:fldChar w:fldCharType="end"/>
          </w:r>
        </w:p>
        <w:p w14:paraId="3B5881DF">
          <w:pPr>
            <w:pStyle w:val="10"/>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_Toc28277 </w:instrText>
          </w:r>
          <w:r>
            <w:rPr>
              <w:rFonts w:hint="default" w:ascii="Times New Roman" w:hAnsi="Times New Roman" w:eastAsia="宋体" w:cs="Times New Roman"/>
            </w:rPr>
            <w:fldChar w:fldCharType="separate"/>
          </w:r>
          <w:r>
            <w:rPr>
              <w:rFonts w:hint="default" w:ascii="Times New Roman" w:hAnsi="Times New Roman" w:eastAsia="宋体" w:cs="Times New Roman"/>
            </w:rPr>
            <w:t>6.8队列运动指令使用示例</w:t>
          </w:r>
          <w:r>
            <w:tab/>
          </w:r>
          <w:r>
            <w:fldChar w:fldCharType="begin"/>
          </w:r>
          <w:r>
            <w:instrText xml:space="preserve"> PAGEREF _Toc28277 \h </w:instrText>
          </w:r>
          <w:r>
            <w:fldChar w:fldCharType="separate"/>
          </w:r>
          <w:r>
            <w:t>61</w:t>
          </w:r>
          <w:r>
            <w:fldChar w:fldCharType="end"/>
          </w:r>
          <w:r>
            <w:rPr>
              <w:rFonts w:hint="default" w:ascii="Times New Roman" w:hAnsi="Times New Roman" w:eastAsia="宋体" w:cs="Times New Roman"/>
            </w:rPr>
            <w:fldChar w:fldCharType="end"/>
          </w:r>
        </w:p>
        <w:p w14:paraId="6B28FE8D">
          <w:pPr>
            <w:pStyle w:val="10"/>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_Toc14077 </w:instrText>
          </w:r>
          <w:r>
            <w:rPr>
              <w:rFonts w:hint="default" w:ascii="Times New Roman" w:hAnsi="Times New Roman" w:eastAsia="宋体" w:cs="Times New Roman"/>
            </w:rPr>
            <w:fldChar w:fldCharType="separate"/>
          </w:r>
          <w:r>
            <w:rPr>
              <w:rFonts w:hint="default" w:ascii="Times New Roman" w:hAnsi="Times New Roman" w:eastAsia="宋体" w:cs="Times New Roman"/>
            </w:rPr>
            <w:t>6.9欧拉角，四元素，位姿矩阵，旋转矩阵相互转化使用示例</w:t>
          </w:r>
          <w:r>
            <w:tab/>
          </w:r>
          <w:r>
            <w:fldChar w:fldCharType="begin"/>
          </w:r>
          <w:r>
            <w:instrText xml:space="preserve"> PAGEREF _Toc14077 \h </w:instrText>
          </w:r>
          <w:r>
            <w:fldChar w:fldCharType="separate"/>
          </w:r>
          <w:r>
            <w:t>64</w:t>
          </w:r>
          <w:r>
            <w:fldChar w:fldCharType="end"/>
          </w:r>
          <w:r>
            <w:rPr>
              <w:rFonts w:hint="default" w:ascii="Times New Roman" w:hAnsi="Times New Roman" w:eastAsia="宋体" w:cs="Times New Roman"/>
            </w:rPr>
            <w:fldChar w:fldCharType="end"/>
          </w:r>
        </w:p>
        <w:p w14:paraId="27CDFBDF">
          <w:pPr>
            <w:pStyle w:val="17"/>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_Toc11881 </w:instrText>
          </w:r>
          <w:r>
            <w:rPr>
              <w:rFonts w:hint="default" w:ascii="Times New Roman" w:hAnsi="Times New Roman" w:eastAsia="宋体" w:cs="Times New Roman"/>
            </w:rPr>
            <w:fldChar w:fldCharType="separate"/>
          </w:r>
          <w:r>
            <w:rPr>
              <w:rFonts w:hint="default" w:ascii="Times New Roman" w:hAnsi="Times New Roman" w:eastAsia="宋体" w:cs="Times New Roman"/>
            </w:rPr>
            <w:t>．附录（一）</w:t>
          </w:r>
          <w:r>
            <w:tab/>
          </w:r>
          <w:r>
            <w:fldChar w:fldCharType="begin"/>
          </w:r>
          <w:r>
            <w:instrText xml:space="preserve"> PAGEREF _Toc11881 \h </w:instrText>
          </w:r>
          <w:r>
            <w:fldChar w:fldCharType="separate"/>
          </w:r>
          <w:r>
            <w:t>68</w:t>
          </w:r>
          <w:r>
            <w:fldChar w:fldCharType="end"/>
          </w:r>
          <w:r>
            <w:rPr>
              <w:rFonts w:hint="default" w:ascii="Times New Roman" w:hAnsi="Times New Roman" w:eastAsia="宋体" w:cs="Times New Roman"/>
            </w:rPr>
            <w:fldChar w:fldCharType="end"/>
          </w:r>
        </w:p>
        <w:p w14:paraId="2DCF46AE">
          <w:pPr>
            <w:pStyle w:val="14"/>
            <w:tabs>
              <w:tab w:val="right" w:leader="dot" w:pos="9434"/>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_Toc4490 </w:instrText>
          </w:r>
          <w:r>
            <w:rPr>
              <w:rFonts w:hint="default" w:ascii="Times New Roman" w:hAnsi="Times New Roman" w:eastAsia="宋体" w:cs="Times New Roman"/>
            </w:rPr>
            <w:fldChar w:fldCharType="separate"/>
          </w:r>
          <w:r>
            <w:rPr>
              <w:rFonts w:hint="default" w:ascii="Times New Roman" w:hAnsi="Times New Roman" w:eastAsia="宋体" w:cs="Times New Roman"/>
              <w:bCs/>
              <w:spacing w:val="4"/>
              <w:szCs w:val="28"/>
            </w:rPr>
            <w:t>服务热线：</w:t>
          </w:r>
          <w:r>
            <w:rPr>
              <w:rFonts w:hint="default" w:ascii="Times New Roman" w:hAnsi="Times New Roman" w:eastAsia="宋体" w:cs="Times New Roman"/>
              <w:bCs/>
              <w:szCs w:val="30"/>
            </w:rPr>
            <w:t>18880808778</w:t>
          </w:r>
          <w:r>
            <w:tab/>
          </w:r>
          <w:r>
            <w:fldChar w:fldCharType="begin"/>
          </w:r>
          <w:r>
            <w:instrText xml:space="preserve"> PAGEREF _Toc4490 \h </w:instrText>
          </w:r>
          <w:r>
            <w:fldChar w:fldCharType="separate"/>
          </w:r>
          <w:r>
            <w:t>68</w:t>
          </w:r>
          <w:r>
            <w:fldChar w:fldCharType="end"/>
          </w:r>
          <w:r>
            <w:rPr>
              <w:rFonts w:hint="default" w:ascii="Times New Roman" w:hAnsi="Times New Roman" w:eastAsia="宋体" w:cs="Times New Roman"/>
            </w:rPr>
            <w:fldChar w:fldCharType="end"/>
          </w:r>
        </w:p>
        <w:p w14:paraId="0FD76AB2">
          <w:pPr>
            <w:spacing w:after="0" w:line="440" w:lineRule="exact"/>
            <w:ind w:firstLine="420"/>
            <w:jc w:val="center"/>
            <w:rPr>
              <w:rFonts w:hint="default" w:ascii="Times New Roman" w:hAnsi="Times New Roman" w:eastAsia="宋体" w:cs="Times New Roman"/>
            </w:rPr>
          </w:pPr>
          <w:r>
            <w:rPr>
              <w:rFonts w:hint="default" w:ascii="Times New Roman" w:hAnsi="Times New Roman" w:eastAsia="宋体" w:cs="Times New Roman"/>
            </w:rPr>
            <w:fldChar w:fldCharType="end"/>
          </w:r>
        </w:p>
      </w:sdtContent>
    </w:sdt>
    <w:p w14:paraId="5624E0A4">
      <w:pPr>
        <w:spacing w:line="440" w:lineRule="exact"/>
        <w:ind w:firstLine="420"/>
        <w:rPr>
          <w:rFonts w:hint="default" w:ascii="Times New Roman" w:hAnsi="Times New Roman" w:eastAsia="宋体" w:cs="Times New Roman"/>
        </w:rPr>
      </w:pPr>
      <w:r>
        <w:rPr>
          <w:rFonts w:hint="default" w:ascii="Times New Roman" w:hAnsi="Times New Roman" w:eastAsia="宋体" w:cs="Times New Roman"/>
        </w:rPr>
        <w:br w:type="page"/>
      </w:r>
    </w:p>
    <w:p w14:paraId="5FCAD356">
      <w:pPr>
        <w:pStyle w:val="3"/>
        <w:spacing w:before="0" w:after="0" w:line="360" w:lineRule="auto"/>
        <w:rPr>
          <w:rFonts w:hint="default" w:ascii="Times New Roman" w:hAnsi="Times New Roman" w:eastAsia="宋体" w:cs="Times New Roman"/>
        </w:rPr>
      </w:pPr>
      <w:bookmarkStart w:id="8" w:name="_Toc3985"/>
      <w:r>
        <w:rPr>
          <w:rFonts w:hint="default" w:ascii="Times New Roman" w:hAnsi="Times New Roman" w:eastAsia="宋体" w:cs="Times New Roman"/>
        </w:rPr>
        <w:t>一．</w:t>
      </w:r>
      <w:r>
        <w:rPr>
          <w:rFonts w:hint="default" w:ascii="Times New Roman" w:hAnsi="Times New Roman" w:eastAsia="宋体" w:cs="Times New Roman"/>
        </w:rPr>
        <w:t>概述</w:t>
      </w:r>
      <w:bookmarkEnd w:id="8"/>
    </w:p>
    <w:p w14:paraId="031A6955">
      <w:pPr>
        <w:ind w:firstLine="420" w:firstLineChars="200"/>
        <w:rPr>
          <w:rFonts w:hint="default" w:ascii="Times New Roman" w:hAnsi="Times New Roman" w:eastAsia="宋体" w:cs="Times New Roman"/>
        </w:rPr>
      </w:pPr>
      <w:r>
        <w:rPr>
          <w:rFonts w:hint="default" w:ascii="Times New Roman" w:hAnsi="Times New Roman" w:eastAsia="宋体" w:cs="Times New Roman"/>
        </w:rPr>
        <w:t>本说明文档为四川天链机器人股份有限公司研发生产的超轻量协作机器人TCB系列Python开发包SDK使用说明文档，通过该文档，用户能够更好使用SDK控制TCB机械臂执行相应任务，更加便捷地进行二次开发。</w:t>
      </w:r>
    </w:p>
    <w:p w14:paraId="27478240">
      <w:pPr>
        <w:rPr>
          <w:rFonts w:hint="default" w:ascii="Times New Roman" w:hAnsi="Times New Roman" w:eastAsia="宋体" w:cs="Times New Roman"/>
        </w:rPr>
      </w:pPr>
    </w:p>
    <w:p w14:paraId="7D5C96B5">
      <w:pPr>
        <w:pStyle w:val="3"/>
        <w:numPr>
          <w:ilvl w:val="0"/>
          <w:numId w:val="1"/>
        </w:numPr>
        <w:spacing w:before="0" w:after="0" w:line="360" w:lineRule="auto"/>
        <w:rPr>
          <w:rFonts w:hint="default" w:ascii="Times New Roman" w:hAnsi="Times New Roman" w:eastAsia="宋体" w:cs="Times New Roman"/>
        </w:rPr>
      </w:pPr>
      <w:bookmarkStart w:id="9" w:name="_Toc17348"/>
      <w:r>
        <w:rPr>
          <w:rFonts w:hint="default" w:ascii="Times New Roman" w:hAnsi="Times New Roman" w:eastAsia="宋体" w:cs="Times New Roman"/>
        </w:rPr>
        <w:t>支持的操作系统与软件版本</w:t>
      </w:r>
      <w:bookmarkEnd w:id="9"/>
    </w:p>
    <w:p w14:paraId="640E9D34">
      <w:pPr>
        <w:numPr>
          <w:ilvl w:val="0"/>
          <w:numId w:val="2"/>
        </w:numPr>
        <w:rPr>
          <w:rFonts w:hint="default" w:ascii="Times New Roman" w:hAnsi="Times New Roman" w:eastAsia="宋体" w:cs="Times New Roman"/>
        </w:rPr>
      </w:pPr>
      <w:r>
        <w:rPr>
          <w:rFonts w:hint="default" w:ascii="Times New Roman" w:hAnsi="Times New Roman" w:eastAsia="宋体" w:cs="Times New Roman"/>
        </w:rPr>
        <w:t>操作系统：目前支持Linux（x86和arm），Windows还在更新中。</w:t>
      </w:r>
    </w:p>
    <w:p w14:paraId="1FB1D30C">
      <w:pPr>
        <w:numPr>
          <w:ilvl w:val="0"/>
          <w:numId w:val="2"/>
        </w:numPr>
        <w:rPr>
          <w:rFonts w:hint="default" w:ascii="Times New Roman" w:hAnsi="Times New Roman" w:eastAsia="宋体" w:cs="Times New Roman"/>
        </w:rPr>
      </w:pPr>
      <w:r>
        <w:rPr>
          <w:rFonts w:hint="default" w:ascii="Times New Roman" w:hAnsi="Times New Roman" w:eastAsia="宋体" w:cs="Times New Roman"/>
        </w:rPr>
        <w:t>软件版本：Python3.10及以上，本SDK基于Python3.10版本开发，使用前确保不同版本之间的兼容性。</w:t>
      </w:r>
    </w:p>
    <w:p w14:paraId="03FA3035">
      <w:pPr>
        <w:rPr>
          <w:rFonts w:hint="default" w:ascii="Times New Roman" w:hAnsi="Times New Roman" w:eastAsia="宋体" w:cs="Times New Roman"/>
        </w:rPr>
      </w:pPr>
    </w:p>
    <w:p w14:paraId="30180140">
      <w:pPr>
        <w:pStyle w:val="3"/>
        <w:numPr>
          <w:ilvl w:val="0"/>
          <w:numId w:val="3"/>
        </w:numPr>
        <w:spacing w:before="0" w:after="0" w:line="360" w:lineRule="auto"/>
        <w:rPr>
          <w:rFonts w:hint="default" w:ascii="Times New Roman" w:hAnsi="Times New Roman" w:eastAsia="宋体" w:cs="Times New Roman"/>
        </w:rPr>
      </w:pPr>
      <w:bookmarkStart w:id="10" w:name="_Toc26842"/>
      <w:r>
        <w:rPr>
          <w:rFonts w:hint="default" w:ascii="Times New Roman" w:hAnsi="Times New Roman" w:eastAsia="宋体" w:cs="Times New Roman"/>
        </w:rPr>
        <w:t>SDK结构</w:t>
      </w:r>
      <w:bookmarkEnd w:id="10"/>
    </w:p>
    <w:p w14:paraId="23F4BD3B">
      <w:pPr>
        <w:rPr>
          <w:rFonts w:hint="default" w:ascii="Times New Roman" w:hAnsi="Times New Roman" w:eastAsia="宋体" w:cs="Times New Roman"/>
        </w:rPr>
      </w:pPr>
      <w:r>
        <w:rPr>
          <w:rFonts w:hint="default" w:ascii="Times New Roman" w:hAnsi="Times New Roman" w:eastAsia="宋体" w:cs="Times New Roman"/>
        </w:rPr>
        <w:t>SDK结构如下：</w:t>
      </w:r>
    </w:p>
    <w:p w14:paraId="1621CA16">
      <w:pPr>
        <w:rPr>
          <w:rFonts w:hint="default" w:ascii="Times New Roman" w:hAnsi="Times New Roman" w:eastAsia="宋体" w:cs="Times New Roman"/>
        </w:rPr>
      </w:pPr>
      <w:r>
        <w:rPr>
          <w:rFonts w:hint="default" w:ascii="Times New Roman" w:hAnsi="Times New Roman" w:eastAsia="宋体" w:cs="Times New Roman"/>
        </w:rPr>
        <w:t>├── include/</w:t>
      </w:r>
    </w:p>
    <w:p w14:paraId="29527A1F">
      <w:pPr>
        <w:rPr>
          <w:rFonts w:hint="default" w:ascii="Times New Roman" w:hAnsi="Times New Roman" w:eastAsia="宋体" w:cs="Times New Roman"/>
        </w:rPr>
      </w:pPr>
      <w:r>
        <w:rPr>
          <w:rFonts w:hint="default" w:ascii="Times New Roman" w:hAnsi="Times New Roman" w:eastAsia="宋体" w:cs="Times New Roman"/>
        </w:rPr>
        <w:t>│   └── include2/</w:t>
      </w:r>
    </w:p>
    <w:p w14:paraId="5C23BFB7">
      <w:pPr>
        <w:rPr>
          <w:rFonts w:hint="default" w:ascii="Times New Roman" w:hAnsi="Times New Roman" w:eastAsia="宋体" w:cs="Times New Roman"/>
        </w:rPr>
      </w:pPr>
      <w:r>
        <w:rPr>
          <w:rFonts w:hint="default" w:ascii="Times New Roman" w:hAnsi="Times New Roman" w:eastAsia="宋体" w:cs="Times New Roman"/>
        </w:rPr>
        <w:t>│       ├── c/</w:t>
      </w:r>
    </w:p>
    <w:p w14:paraId="627EC21E">
      <w:pPr>
        <w:rPr>
          <w:rFonts w:hint="default" w:ascii="Times New Roman" w:hAnsi="Times New Roman" w:eastAsia="宋体" w:cs="Times New Roman"/>
        </w:rPr>
      </w:pPr>
      <w:r>
        <w:rPr>
          <w:rFonts w:hint="default" w:ascii="Times New Roman" w:hAnsi="Times New Roman" w:eastAsia="宋体" w:cs="Times New Roman"/>
        </w:rPr>
        <w:t>│       │   ├── interface/          # C语言接口头文件</w:t>
      </w:r>
    </w:p>
    <w:p w14:paraId="33E9F5A8">
      <w:pPr>
        <w:rPr>
          <w:rFonts w:hint="default" w:ascii="Times New Roman" w:hAnsi="Times New Roman" w:eastAsia="宋体" w:cs="Times New Roman"/>
        </w:rPr>
      </w:pPr>
      <w:r>
        <w:rPr>
          <w:rFonts w:hint="default" w:ascii="Times New Roman" w:hAnsi="Times New Roman" w:eastAsia="宋体" w:cs="Times New Roman"/>
        </w:rPr>
        <w:t>│       │   └── parameter/          # C语言参数定义头文件</w:t>
      </w:r>
    </w:p>
    <w:p w14:paraId="3181F211">
      <w:pPr>
        <w:rPr>
          <w:rFonts w:hint="default" w:ascii="Times New Roman" w:hAnsi="Times New Roman" w:eastAsia="宋体" w:cs="Times New Roman"/>
        </w:rPr>
      </w:pPr>
      <w:r>
        <w:rPr>
          <w:rFonts w:hint="default" w:ascii="Times New Roman" w:hAnsi="Times New Roman" w:eastAsia="宋体" w:cs="Times New Roman"/>
        </w:rPr>
        <w:t>│       └── cpp/</w:t>
      </w:r>
    </w:p>
    <w:p w14:paraId="61304D51">
      <w:pPr>
        <w:rPr>
          <w:rFonts w:hint="default" w:ascii="Times New Roman" w:hAnsi="Times New Roman" w:eastAsia="宋体" w:cs="Times New Roman"/>
        </w:rPr>
      </w:pPr>
      <w:r>
        <w:rPr>
          <w:rFonts w:hint="default" w:ascii="Times New Roman" w:hAnsi="Times New Roman" w:eastAsia="宋体" w:cs="Times New Roman"/>
        </w:rPr>
        <w:t>│           ├── interface/          # C++语言接口头文件（带注释）</w:t>
      </w:r>
    </w:p>
    <w:p w14:paraId="1512FFC9">
      <w:pPr>
        <w:rPr>
          <w:rFonts w:hint="default" w:ascii="Times New Roman" w:hAnsi="Times New Roman" w:eastAsia="宋体" w:cs="Times New Roman"/>
        </w:rPr>
      </w:pPr>
      <w:r>
        <w:rPr>
          <w:rFonts w:hint="default" w:ascii="Times New Roman" w:hAnsi="Times New Roman" w:eastAsia="宋体" w:cs="Times New Roman"/>
        </w:rPr>
        <w:t>│           └── parameter/          # C++语言参数定义头文件</w:t>
      </w:r>
    </w:p>
    <w:p w14:paraId="14EB6FF4">
      <w:pPr>
        <w:rPr>
          <w:rFonts w:hint="default" w:ascii="Times New Roman" w:hAnsi="Times New Roman" w:eastAsia="宋体" w:cs="Times New Roman"/>
        </w:rPr>
      </w:pPr>
      <w:r>
        <w:rPr>
          <w:rFonts w:hint="default" w:ascii="Times New Roman" w:hAnsi="Times New Roman" w:eastAsia="宋体" w:cs="Times New Roman"/>
        </w:rPr>
        <w:t>├── _nrc_host.so                    # 核心底层库（C/C++编译生成）</w:t>
      </w:r>
    </w:p>
    <w:p w14:paraId="2732A461">
      <w:pPr>
        <w:rPr>
          <w:rFonts w:hint="default" w:ascii="Times New Roman" w:hAnsi="Times New Roman" w:eastAsia="宋体" w:cs="Times New Roman"/>
        </w:rPr>
      </w:pPr>
      <w:r>
        <w:rPr>
          <w:rFonts w:hint="default" w:ascii="Times New Roman" w:hAnsi="Times New Roman" w:eastAsia="宋体" w:cs="Times New Roman"/>
        </w:rPr>
        <w:t>├── nrc_interface.py                # Python接口封装文件（所有接口入口）</w:t>
      </w:r>
    </w:p>
    <w:p w14:paraId="303190A7">
      <w:pPr>
        <w:rPr>
          <w:rFonts w:hint="default" w:ascii="Times New Roman" w:hAnsi="Times New Roman" w:eastAsia="宋体" w:cs="Times New Roman"/>
        </w:rPr>
      </w:pPr>
      <w:r>
        <w:rPr>
          <w:rFonts w:hint="default" w:ascii="Times New Roman" w:hAnsi="Times New Roman" w:eastAsia="宋体" w:cs="Times New Roman"/>
        </w:rPr>
        <w:t>└── test.py                         # 测试脚本</w:t>
      </w:r>
    </w:p>
    <w:p w14:paraId="6654533F">
      <w:pPr>
        <w:rPr>
          <w:rFonts w:hint="default" w:ascii="Times New Roman" w:hAnsi="Times New Roman" w:eastAsia="宋体" w:cs="Times New Roman"/>
        </w:rPr>
      </w:pPr>
      <w:r>
        <w:rPr>
          <w:rFonts w:hint="default" w:ascii="Times New Roman" w:hAnsi="Times New Roman" w:eastAsia="宋体" w:cs="Times New Roman"/>
        </w:rPr>
        <w:t>（能直接粘贴使用第6章代码示例）</w:t>
      </w:r>
      <w:r>
        <w:rPr>
          <w:rFonts w:hint="default" w:ascii="Times New Roman" w:hAnsi="Times New Roman" w:eastAsia="宋体" w:cs="Times New Roman"/>
        </w:rPr>
        <w:br w:type="page"/>
      </w:r>
    </w:p>
    <w:p w14:paraId="7A4CBE7F">
      <w:pPr>
        <w:pStyle w:val="3"/>
        <w:rPr>
          <w:rFonts w:hint="default" w:ascii="Times New Roman" w:hAnsi="Times New Roman" w:eastAsia="宋体" w:cs="Times New Roman"/>
        </w:rPr>
      </w:pPr>
      <w:bookmarkStart w:id="11" w:name="_Toc27830"/>
      <w:r>
        <w:rPr>
          <w:rFonts w:hint="default" w:ascii="Times New Roman" w:hAnsi="Times New Roman" w:eastAsia="宋体" w:cs="Times New Roman"/>
        </w:rPr>
        <w:t>四．sdk接口说明</w:t>
      </w:r>
      <w:bookmarkEnd w:id="11"/>
    </w:p>
    <w:p w14:paraId="0B8EBD82">
      <w:pPr>
        <w:ind w:firstLine="420" w:firstLineChars="200"/>
        <w:rPr>
          <w:rFonts w:hint="default" w:ascii="Times New Roman" w:hAnsi="Times New Roman" w:eastAsia="宋体" w:cs="Times New Roman"/>
        </w:rPr>
      </w:pPr>
      <w:r>
        <w:rPr>
          <w:rFonts w:hint="default" w:ascii="Times New Roman" w:hAnsi="Times New Roman" w:eastAsia="宋体" w:cs="Times New Roman"/>
        </w:rPr>
        <w:t>S</w:t>
      </w:r>
      <w:r>
        <w:rPr>
          <w:rFonts w:hint="default" w:ascii="Times New Roman" w:hAnsi="Times New Roman" w:eastAsia="宋体" w:cs="Times New Roman"/>
        </w:rPr>
        <w:t>dk接口说明提供python参考用法，具体参数类型可以在对应cpp中文件查看.sdk支持c++,python</w:t>
      </w:r>
      <w:r>
        <w:rPr>
          <w:rFonts w:hint="default" w:ascii="Times New Roman" w:hAnsi="Times New Roman" w:eastAsia="宋体" w:cs="Times New Roman"/>
        </w:rPr>
        <w:t>进行二次开发</w:t>
      </w:r>
      <w:r>
        <w:rPr>
          <w:rFonts w:hint="default" w:ascii="Times New Roman" w:hAnsi="Times New Roman" w:eastAsia="宋体" w:cs="Times New Roman"/>
        </w:rPr>
        <w:t>。</w:t>
      </w:r>
    </w:p>
    <w:p w14:paraId="7F5D750A">
      <w:pPr>
        <w:pStyle w:val="4"/>
        <w:rPr>
          <w:rFonts w:hint="default" w:ascii="Times New Roman" w:hAnsi="Times New Roman" w:eastAsia="宋体" w:cs="Times New Roman"/>
        </w:rPr>
      </w:pPr>
      <w:bookmarkStart w:id="12" w:name="_Toc7991"/>
      <w:r>
        <w:rPr>
          <w:rFonts w:hint="default" w:ascii="Times New Roman" w:hAnsi="Times New Roman" w:eastAsia="宋体" w:cs="Times New Roman"/>
        </w:rPr>
        <w:t>4.1 接口通用规则</w:t>
      </w:r>
      <w:bookmarkEnd w:id="12"/>
    </w:p>
    <w:p w14:paraId="3F600FF9">
      <w:pPr>
        <w:widowControl/>
        <w:numPr>
          <w:ilvl w:val="0"/>
          <w:numId w:val="4"/>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导入方式</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本文档</w:t>
      </w:r>
      <w:r>
        <w:rPr>
          <w:rFonts w:hint="default" w:ascii="Times New Roman" w:hAnsi="Times New Roman" w:eastAsia="宋体" w:cs="Times New Roman"/>
          <w:color w:val="000000"/>
          <w:kern w:val="0"/>
          <w:sz w:val="24"/>
        </w:rPr>
        <w:t>接口</w:t>
      </w:r>
      <w:r>
        <w:rPr>
          <w:rFonts w:hint="default" w:ascii="Times New Roman" w:hAnsi="Times New Roman" w:eastAsia="宋体" w:cs="Times New Roman"/>
          <w:color w:val="000000"/>
          <w:kern w:val="0"/>
          <w:sz w:val="24"/>
        </w:rPr>
        <w:t>基于python</w:t>
      </w:r>
      <w:r>
        <w:rPr>
          <w:rFonts w:hint="default" w:ascii="Times New Roman" w:hAnsi="Times New Roman" w:eastAsia="宋体" w:cs="Times New Roman"/>
          <w:color w:val="000000"/>
          <w:kern w:val="0"/>
          <w:sz w:val="24"/>
        </w:rPr>
        <w:t>通过</w:t>
      </w:r>
      <w:r>
        <w:rPr>
          <w:rFonts w:hint="default" w:ascii="Times New Roman" w:hAnsi="Times New Roman" w:eastAsia="宋体" w:cs="Times New Roman"/>
          <w:color w:val="000000"/>
          <w:kern w:val="0"/>
          <w:sz w:val="24"/>
        </w:rPr>
        <w:t>import nrc_interface as nrc</w:t>
      </w:r>
      <w:r>
        <w:rPr>
          <w:rFonts w:hint="default" w:ascii="Times New Roman" w:hAnsi="Times New Roman" w:eastAsia="宋体" w:cs="Times New Roman"/>
          <w:color w:val="000000"/>
          <w:kern w:val="0"/>
          <w:sz w:val="24"/>
        </w:rPr>
        <w:t>导入</w:t>
      </w:r>
    </w:p>
    <w:p w14:paraId="6351895D">
      <w:pPr>
        <w:widowControl/>
        <w:numPr>
          <w:ilvl w:val="0"/>
          <w:numId w:val="4"/>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句柄要求</w:t>
      </w:r>
      <w:r>
        <w:rPr>
          <w:rFonts w:hint="default" w:ascii="Times New Roman" w:hAnsi="Times New Roman" w:eastAsia="宋体" w:cs="Times New Roman"/>
          <w:color w:val="000000"/>
          <w:kern w:val="0"/>
          <w:sz w:val="24"/>
        </w:rPr>
        <w:t>：所有接口第一个参数必须是</w:t>
      </w:r>
      <w:r>
        <w:rPr>
          <w:rFonts w:hint="default" w:ascii="Times New Roman" w:hAnsi="Times New Roman" w:eastAsia="宋体" w:cs="Times New Roman"/>
          <w:color w:val="000000"/>
          <w:kern w:val="0"/>
          <w:sz w:val="24"/>
        </w:rPr>
        <w:t>connect_robot</w:t>
      </w:r>
      <w:r>
        <w:rPr>
          <w:rFonts w:hint="default" w:ascii="Times New Roman" w:hAnsi="Times New Roman" w:eastAsia="宋体" w:cs="Times New Roman"/>
          <w:color w:val="000000"/>
          <w:kern w:val="0"/>
          <w:sz w:val="24"/>
        </w:rPr>
        <w:t>返回的有效 socket 句柄</w:t>
      </w:r>
    </w:p>
    <w:p w14:paraId="4A0FA0AE">
      <w:pPr>
        <w:widowControl/>
        <w:numPr>
          <w:ilvl w:val="0"/>
          <w:numId w:val="4"/>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返回值约定</w:t>
      </w:r>
      <w:r>
        <w:rPr>
          <w:rFonts w:hint="default" w:ascii="Times New Roman" w:hAnsi="Times New Roman" w:eastAsia="宋体" w:cs="Times New Roman"/>
          <w:color w:val="000000"/>
          <w:kern w:val="0"/>
          <w:sz w:val="24"/>
        </w:rPr>
        <w:t>：</w:t>
      </w:r>
    </w:p>
    <w:p w14:paraId="549422A1">
      <w:pPr>
        <w:widowControl/>
        <w:numPr>
          <w:ilvl w:val="1"/>
          <w:numId w:val="4"/>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0：执行成功</w:t>
      </w:r>
    </w:p>
    <w:p w14:paraId="52015826">
      <w:pPr>
        <w:widowControl/>
        <w:numPr>
          <w:ilvl w:val="1"/>
          <w:numId w:val="4"/>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0：执行失</w:t>
      </w:r>
      <w:r>
        <w:rPr>
          <w:rFonts w:hint="default" w:ascii="Times New Roman" w:hAnsi="Times New Roman" w:eastAsia="宋体" w:cs="Times New Roman"/>
          <w:color w:val="000000"/>
          <w:kern w:val="0"/>
          <w:sz w:val="24"/>
        </w:rPr>
        <w:t>败</w:t>
      </w:r>
    </w:p>
    <w:p w14:paraId="189F8598">
      <w:pPr>
        <w:widowControl/>
        <w:numPr>
          <w:ilvl w:val="0"/>
          <w:numId w:val="4"/>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数据类型</w:t>
      </w:r>
      <w:r>
        <w:rPr>
          <w:rFonts w:hint="default" w:ascii="Times New Roman" w:hAnsi="Times New Roman" w:eastAsia="宋体" w:cs="Times New Roman"/>
          <w:color w:val="000000"/>
          <w:kern w:val="0"/>
          <w:sz w:val="24"/>
        </w:rPr>
        <w:t>：</w:t>
      </w:r>
    </w:p>
    <w:p w14:paraId="3AD4DF40">
      <w:pPr>
        <w:widowControl/>
        <w:numPr>
          <w:ilvl w:val="1"/>
          <w:numId w:val="4"/>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向量类型：使用</w:t>
      </w:r>
      <w:r>
        <w:rPr>
          <w:rFonts w:hint="default" w:ascii="Times New Roman" w:hAnsi="Times New Roman" w:eastAsia="宋体" w:cs="Times New Roman"/>
          <w:color w:val="000000"/>
          <w:kern w:val="0"/>
          <w:sz w:val="24"/>
        </w:rPr>
        <w:t>nrc.VectorDouble()</w:t>
      </w:r>
      <w:r>
        <w:rPr>
          <w:rFonts w:hint="default" w:ascii="Times New Roman" w:hAnsi="Times New Roman" w:eastAsia="宋体" w:cs="Times New Roman"/>
          <w:color w:val="000000"/>
          <w:kern w:val="0"/>
          <w:sz w:val="24"/>
        </w:rPr>
        <w:t>或</w:t>
      </w:r>
      <w:r>
        <w:rPr>
          <w:rFonts w:hint="default" w:ascii="Times New Roman" w:hAnsi="Times New Roman" w:eastAsia="宋体" w:cs="Times New Roman"/>
          <w:color w:val="000000"/>
          <w:kern w:val="0"/>
          <w:sz w:val="24"/>
        </w:rPr>
        <w:t>nrc.VectorInt()</w:t>
      </w:r>
      <w:r>
        <w:rPr>
          <w:rFonts w:hint="default" w:ascii="Times New Roman" w:hAnsi="Times New Roman" w:eastAsia="宋体" w:cs="Times New Roman"/>
          <w:color w:val="000000"/>
          <w:kern w:val="0"/>
          <w:sz w:val="24"/>
        </w:rPr>
        <w:t>创建</w:t>
      </w:r>
    </w:p>
    <w:p w14:paraId="13857B96">
      <w:pPr>
        <w:widowControl/>
        <w:numPr>
          <w:ilvl w:val="1"/>
          <w:numId w:val="4"/>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结构体类型：使用</w:t>
      </w:r>
      <w:r>
        <w:rPr>
          <w:rFonts w:hint="default" w:ascii="Times New Roman" w:hAnsi="Times New Roman" w:eastAsia="宋体" w:cs="Times New Roman"/>
          <w:color w:val="000000"/>
          <w:kern w:val="0"/>
          <w:sz w:val="24"/>
        </w:rPr>
        <w:t>nrc.MoveCmd()</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nrc.RobotDHParam()</w:t>
      </w:r>
      <w:r>
        <w:rPr>
          <w:rFonts w:hint="default" w:ascii="Times New Roman" w:hAnsi="Times New Roman" w:eastAsia="宋体" w:cs="Times New Roman"/>
          <w:color w:val="000000"/>
          <w:kern w:val="0"/>
          <w:sz w:val="24"/>
        </w:rPr>
        <w:t>等创建</w:t>
      </w:r>
    </w:p>
    <w:p w14:paraId="02E2DB19">
      <w:pPr>
        <w:widowControl/>
        <w:numPr>
          <w:ilvl w:val="0"/>
          <w:numId w:val="4"/>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坐标系约定</w:t>
      </w:r>
      <w:r>
        <w:rPr>
          <w:rFonts w:hint="default" w:ascii="Times New Roman" w:hAnsi="Times New Roman" w:eastAsia="宋体" w:cs="Times New Roman"/>
          <w:color w:val="000000"/>
          <w:kern w:val="0"/>
          <w:sz w:val="24"/>
        </w:rPr>
        <w:t>：</w:t>
      </w:r>
    </w:p>
    <w:p w14:paraId="53FC0AFF">
      <w:pPr>
        <w:widowControl/>
        <w:numPr>
          <w:ilvl w:val="1"/>
          <w:numId w:val="4"/>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0：关节坐标系</w:t>
      </w:r>
    </w:p>
    <w:p w14:paraId="073ECC55">
      <w:pPr>
        <w:widowControl/>
        <w:numPr>
          <w:ilvl w:val="1"/>
          <w:numId w:val="4"/>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1：直角坐标系</w:t>
      </w:r>
    </w:p>
    <w:p w14:paraId="0F318E62">
      <w:pPr>
        <w:widowControl/>
        <w:numPr>
          <w:ilvl w:val="1"/>
          <w:numId w:val="4"/>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2：工具坐标系</w:t>
      </w:r>
    </w:p>
    <w:p w14:paraId="7B2FED3C">
      <w:pPr>
        <w:widowControl/>
        <w:numPr>
          <w:ilvl w:val="1"/>
          <w:numId w:val="4"/>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3：用户坐标系</w:t>
      </w:r>
    </w:p>
    <w:p w14:paraId="78AD1A5E">
      <w:pPr>
        <w:widowControl/>
        <w:spacing w:line="360" w:lineRule="atLeast"/>
        <w:jc w:val="left"/>
        <w:rPr>
          <w:rFonts w:hint="default" w:ascii="Times New Roman" w:hAnsi="Times New Roman" w:eastAsia="宋体" w:cs="Times New Roman"/>
          <w:kern w:val="0"/>
          <w:sz w:val="24"/>
        </w:rPr>
      </w:pPr>
      <w:r>
        <w:rPr>
          <w:rFonts w:hint="default" w:ascii="Times New Roman" w:hAnsi="Times New Roman" w:eastAsia="宋体" w:cs="Times New Roman"/>
          <w:kern w:val="0"/>
          <w:sz w:val="24"/>
        </w:rPr>
        <w:pict>
          <v:rect id="_x0000_i1025" o:spt="1" style="height:1.5pt;width:0pt;" fillcolor="#000000" filled="t" stroked="f" coordsize="21600,21600" o:hr="t" o:hrstd="t" o:hrnoshade="t" o:hralign="center">
            <v:path/>
            <v:fill on="t" focussize="0,0"/>
            <v:stroke on="f"/>
            <v:imagedata o:title=""/>
            <o:lock v:ext="edit"/>
            <w10:wrap type="none"/>
            <w10:anchorlock/>
          </v:rect>
        </w:pict>
      </w:r>
    </w:p>
    <w:p w14:paraId="23D986DB">
      <w:pPr>
        <w:pStyle w:val="4"/>
        <w:rPr>
          <w:rFonts w:hint="default" w:ascii="Times New Roman" w:hAnsi="Times New Roman" w:eastAsia="宋体" w:cs="Times New Roman"/>
        </w:rPr>
      </w:pPr>
      <w:bookmarkStart w:id="13" w:name="_Toc18219"/>
      <w:r>
        <w:rPr>
          <w:rFonts w:hint="default" w:ascii="Times New Roman" w:hAnsi="Times New Roman" w:eastAsia="宋体" w:cs="Times New Roman"/>
        </w:rPr>
        <w:t>4.2 连接管理接口</w:t>
      </w:r>
      <w:bookmarkEnd w:id="13"/>
    </w:p>
    <w:p w14:paraId="6B173907">
      <w:pPr>
        <w:pStyle w:val="6"/>
        <w:rPr>
          <w:rFonts w:hint="default" w:ascii="Times New Roman" w:hAnsi="Times New Roman" w:eastAsia="宋体" w:cs="Times New Roman"/>
        </w:rPr>
      </w:pPr>
      <w:bookmarkStart w:id="14" w:name="_Toc25558"/>
      <w:r>
        <w:rPr>
          <w:rFonts w:hint="default" w:ascii="Times New Roman" w:hAnsi="Times New Roman" w:eastAsia="宋体" w:cs="Times New Roman"/>
        </w:rPr>
        <w:t>4.2.1 connect_robot - 创建机械臂连接控制句柄</w:t>
      </w:r>
      <w:bookmarkEnd w:id="14"/>
    </w:p>
    <w:p w14:paraId="74F3A798">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connect_robot(ip: str, port: str)</w:t>
      </w:r>
    </w:p>
    <w:p w14:paraId="42715B58">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11CA12D1">
      <w:pPr>
        <w:widowControl/>
        <w:numPr>
          <w:ilvl w:val="0"/>
          <w:numId w:val="5"/>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ip</w:t>
      </w:r>
      <w:r>
        <w:rPr>
          <w:rFonts w:hint="default" w:ascii="Times New Roman" w:hAnsi="Times New Roman" w:eastAsia="宋体" w:cs="Times New Roman"/>
          <w:color w:val="000000"/>
          <w:kern w:val="0"/>
          <w:sz w:val="24"/>
        </w:rPr>
        <w:t>：机械臂控制器 IP 地址，字符串格式</w:t>
      </w:r>
    </w:p>
    <w:p w14:paraId="10409938">
      <w:pPr>
        <w:widowControl/>
        <w:numPr>
          <w:ilvl w:val="0"/>
          <w:numId w:val="5"/>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port</w:t>
      </w:r>
      <w:r>
        <w:rPr>
          <w:rFonts w:hint="default" w:ascii="Times New Roman" w:hAnsi="Times New Roman" w:eastAsia="宋体" w:cs="Times New Roman"/>
          <w:color w:val="000000"/>
          <w:kern w:val="0"/>
          <w:sz w:val="24"/>
        </w:rPr>
        <w:t>：机械臂控制器端口号，字符串格式</w:t>
      </w:r>
    </w:p>
    <w:p w14:paraId="1942C327">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31455F6C">
      <w:pPr>
        <w:widowControl/>
        <w:numPr>
          <w:ilvl w:val="0"/>
          <w:numId w:val="6"/>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：连接句柄</w:t>
      </w:r>
    </w:p>
    <w:p w14:paraId="4D6A8B2C">
      <w:pPr>
        <w:widowControl/>
        <w:numPr>
          <w:ilvl w:val="1"/>
          <w:numId w:val="6"/>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1</w:t>
      </w:r>
      <w:r>
        <w:rPr>
          <w:rFonts w:hint="default" w:ascii="Times New Roman" w:hAnsi="Times New Roman" w:eastAsia="宋体" w:cs="Times New Roman"/>
          <w:color w:val="000000"/>
          <w:kern w:val="0"/>
          <w:sz w:val="24"/>
        </w:rPr>
        <w:t>：连接成功，返回有效的 socket 句柄</w:t>
      </w:r>
    </w:p>
    <w:p w14:paraId="0B6A0821">
      <w:pPr>
        <w:widowControl/>
        <w:numPr>
          <w:ilvl w:val="1"/>
          <w:numId w:val="6"/>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0：连接失败</w:t>
      </w:r>
    </w:p>
    <w:p w14:paraId="7DC6981A">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p>
    <w:p w14:paraId="46C60D8A">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python</w:t>
      </w:r>
    </w:p>
    <w:p w14:paraId="370236C8">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运行</w:t>
      </w:r>
    </w:p>
    <w:p w14:paraId="6AFC73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import nrc_interface as nrc</w:t>
      </w:r>
    </w:p>
    <w:p w14:paraId="71F024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24AB6C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创建机械臂连接</w:t>
      </w:r>
    </w:p>
    <w:p w14:paraId="5F7FFE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 = nrc.connect_robot("192.168.1.13", "6001")</w:t>
      </w:r>
    </w:p>
    <w:p w14:paraId="4C5CB6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if socket_fd &gt; 0:</w:t>
      </w:r>
    </w:p>
    <w:p w14:paraId="1BBF55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print(f"机械臂连接成功！控制器句柄：{socket_fd}")</w:t>
      </w:r>
    </w:p>
    <w:p w14:paraId="1645A2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else:</w:t>
      </w:r>
    </w:p>
    <w:p w14:paraId="0885BEC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print(f"连接失败，控制器返回句柄：{socket_fd}")</w:t>
      </w:r>
    </w:p>
    <w:p w14:paraId="0DF548AB">
      <w:pPr>
        <w:widowControl/>
        <w:spacing w:line="360" w:lineRule="atLeast"/>
        <w:jc w:val="left"/>
        <w:rPr>
          <w:rFonts w:hint="default" w:ascii="Times New Roman" w:hAnsi="Times New Roman" w:eastAsia="宋体" w:cs="Times New Roman"/>
          <w:kern w:val="0"/>
          <w:sz w:val="24"/>
        </w:rPr>
      </w:pPr>
      <w:r>
        <w:rPr>
          <w:rFonts w:hint="default" w:ascii="Times New Roman" w:hAnsi="Times New Roman" w:eastAsia="宋体" w:cs="Times New Roman"/>
          <w:kern w:val="0"/>
          <w:sz w:val="24"/>
        </w:rPr>
        <w:pict>
          <v:rect id="_x0000_i1026" o:spt="1" style="height:1.5pt;width:0pt;" fillcolor="#000000" filled="t" stroked="f" coordsize="21600,21600" o:hr="t" o:hrstd="t" o:hrnoshade="t" o:hralign="center">
            <v:path/>
            <v:fill on="t" focussize="0,0"/>
            <v:stroke on="f"/>
            <v:imagedata o:title=""/>
            <o:lock v:ext="edit"/>
            <w10:wrap type="none"/>
            <w10:anchorlock/>
          </v:rect>
        </w:pict>
      </w:r>
    </w:p>
    <w:p w14:paraId="15F17036">
      <w:pPr>
        <w:pStyle w:val="6"/>
        <w:rPr>
          <w:rFonts w:hint="default" w:ascii="Times New Roman" w:hAnsi="Times New Roman" w:eastAsia="宋体" w:cs="Times New Roman"/>
        </w:rPr>
      </w:pPr>
      <w:bookmarkStart w:id="15" w:name="_Toc5998"/>
      <w:r>
        <w:rPr>
          <w:rFonts w:hint="default" w:ascii="Times New Roman" w:hAnsi="Times New Roman" w:eastAsia="宋体" w:cs="Times New Roman"/>
        </w:rPr>
        <w:t>4.2.2 disconnect_robot - 关闭所有机械臂连接</w:t>
      </w:r>
      <w:bookmarkEnd w:id="15"/>
    </w:p>
    <w:p w14:paraId="6A6A81E9">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disconnect_robot(socket_fd)</w:t>
      </w:r>
    </w:p>
    <w:p w14:paraId="1306ADA0">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023F8EC6">
      <w:pPr>
        <w:widowControl/>
        <w:numPr>
          <w:ilvl w:val="0"/>
          <w:numId w:val="7"/>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w:t>
      </w:r>
      <w:r>
        <w:rPr>
          <w:rFonts w:hint="default" w:ascii="Times New Roman" w:hAnsi="Times New Roman" w:eastAsia="宋体" w:cs="Times New Roman"/>
          <w:color w:val="000000"/>
          <w:kern w:val="0"/>
          <w:sz w:val="24"/>
        </w:rPr>
        <w:t>：连接句柄，由</w:t>
      </w:r>
      <w:r>
        <w:rPr>
          <w:rFonts w:hint="default" w:ascii="Times New Roman" w:hAnsi="Times New Roman" w:eastAsia="宋体" w:cs="Times New Roman"/>
          <w:color w:val="000000"/>
          <w:kern w:val="0"/>
          <w:sz w:val="24"/>
        </w:rPr>
        <w:t>connect_robot</w:t>
      </w:r>
      <w:r>
        <w:rPr>
          <w:rFonts w:hint="default" w:ascii="Times New Roman" w:hAnsi="Times New Roman" w:eastAsia="宋体" w:cs="Times New Roman"/>
          <w:color w:val="000000"/>
          <w:kern w:val="0"/>
          <w:sz w:val="24"/>
        </w:rPr>
        <w:t>返回</w:t>
      </w:r>
    </w:p>
    <w:p w14:paraId="5B54E585">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62F603DF">
      <w:pPr>
        <w:widowControl/>
        <w:numPr>
          <w:ilvl w:val="0"/>
          <w:numId w:val="8"/>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None</w:t>
      </w:r>
    </w:p>
    <w:p w14:paraId="12FF69B7">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p>
    <w:p w14:paraId="6B8753F1">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python</w:t>
      </w:r>
    </w:p>
    <w:p w14:paraId="41AC22D0">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运行</w:t>
      </w:r>
    </w:p>
    <w:p w14:paraId="03C04C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import nrc_interface as nrc</w:t>
      </w:r>
    </w:p>
    <w:p w14:paraId="034464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71D7434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先建立连接</w:t>
      </w:r>
    </w:p>
    <w:p w14:paraId="6A3D9D8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 = nrc.connect_robot("192.168.1.13", "6001")</w:t>
      </w:r>
    </w:p>
    <w:p w14:paraId="7FED48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4D0B0F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断开连接</w:t>
      </w:r>
    </w:p>
    <w:p w14:paraId="3C6594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nrc.disconnect_robot(socket_fd)</w:t>
      </w:r>
    </w:p>
    <w:p w14:paraId="200A49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print("已成功断开与控制器的连接")</w:t>
      </w:r>
    </w:p>
    <w:p w14:paraId="45ACC31C">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最佳实践</w:t>
      </w:r>
      <w:r>
        <w:rPr>
          <w:rFonts w:hint="default" w:ascii="Times New Roman" w:hAnsi="Times New Roman" w:eastAsia="宋体" w:cs="Times New Roman"/>
          <w:color w:val="000000"/>
          <w:kern w:val="0"/>
          <w:sz w:val="24"/>
        </w:rPr>
        <w:t>：</w:t>
      </w:r>
    </w:p>
    <w:p w14:paraId="0FC5D29B">
      <w:pPr>
        <w:widowControl/>
        <w:numPr>
          <w:ilvl w:val="0"/>
          <w:numId w:val="9"/>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建议使用</w:t>
      </w:r>
      <w:r>
        <w:rPr>
          <w:rFonts w:hint="default" w:ascii="Times New Roman" w:hAnsi="Times New Roman" w:eastAsia="宋体" w:cs="Times New Roman"/>
          <w:color w:val="000000"/>
          <w:kern w:val="0"/>
          <w:sz w:val="24"/>
        </w:rPr>
        <w:t>try-finally</w:t>
      </w:r>
      <w:r>
        <w:rPr>
          <w:rFonts w:hint="default" w:ascii="Times New Roman" w:hAnsi="Times New Roman" w:eastAsia="宋体" w:cs="Times New Roman"/>
          <w:color w:val="000000"/>
          <w:kern w:val="0"/>
          <w:sz w:val="24"/>
        </w:rPr>
        <w:t>结构确保断开连接</w:t>
      </w:r>
    </w:p>
    <w:p w14:paraId="332D3816">
      <w:pPr>
        <w:widowControl/>
        <w:numPr>
          <w:ilvl w:val="0"/>
          <w:numId w:val="9"/>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断开连接前建议先下使能</w:t>
      </w:r>
    </w:p>
    <w:p w14:paraId="68CD6B2C">
      <w:pPr>
        <w:widowControl/>
        <w:spacing w:line="360" w:lineRule="atLeast"/>
        <w:jc w:val="left"/>
        <w:rPr>
          <w:rFonts w:hint="default" w:ascii="Times New Roman" w:hAnsi="Times New Roman" w:eastAsia="宋体" w:cs="Times New Roman"/>
          <w:kern w:val="0"/>
          <w:sz w:val="24"/>
        </w:rPr>
      </w:pPr>
      <w:r>
        <w:rPr>
          <w:rFonts w:hint="default" w:ascii="Times New Roman" w:hAnsi="Times New Roman" w:eastAsia="宋体" w:cs="Times New Roman"/>
          <w:kern w:val="0"/>
          <w:sz w:val="24"/>
        </w:rPr>
        <w:pict>
          <v:rect id="_x0000_i1027" o:spt="1" style="height:1.5pt;width:0pt;" fillcolor="#000000" filled="t" stroked="f" coordsize="21600,21600" o:hr="t" o:hrstd="t" o:hrnoshade="t" o:hralign="center">
            <v:path/>
            <v:fill on="t" focussize="0,0"/>
            <v:stroke on="f"/>
            <v:imagedata o:title=""/>
            <o:lock v:ext="edit"/>
            <w10:wrap type="none"/>
            <w10:anchorlock/>
          </v:rect>
        </w:pict>
      </w:r>
    </w:p>
    <w:p w14:paraId="2B956641">
      <w:pPr>
        <w:pStyle w:val="4"/>
        <w:rPr>
          <w:rFonts w:hint="default" w:ascii="Times New Roman" w:hAnsi="Times New Roman" w:eastAsia="宋体" w:cs="Times New Roman"/>
        </w:rPr>
      </w:pPr>
      <w:bookmarkStart w:id="16" w:name="_Toc19021"/>
      <w:r>
        <w:rPr>
          <w:rFonts w:hint="default" w:ascii="Times New Roman" w:hAnsi="Times New Roman" w:eastAsia="宋体" w:cs="Times New Roman"/>
        </w:rPr>
        <w:t>4.3 日志管理接口</w:t>
      </w:r>
      <w:bookmarkEnd w:id="16"/>
    </w:p>
    <w:p w14:paraId="1D809B57">
      <w:pPr>
        <w:pStyle w:val="6"/>
        <w:rPr>
          <w:rFonts w:hint="default" w:ascii="Times New Roman" w:hAnsi="Times New Roman" w:eastAsia="宋体" w:cs="Times New Roman"/>
        </w:rPr>
      </w:pPr>
      <w:bookmarkStart w:id="17" w:name="_Toc18792"/>
      <w:r>
        <w:rPr>
          <w:rFonts w:hint="default" w:ascii="Times New Roman" w:hAnsi="Times New Roman" w:eastAsia="宋体" w:cs="Times New Roman"/>
        </w:rPr>
        <w:t>4.3.1 log_download_by_quantity - 保存日志到文件</w:t>
      </w:r>
      <w:bookmarkEnd w:id="17"/>
    </w:p>
    <w:p w14:paraId="69D41645">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log_download_by_quantity(socket_fd: int, quantity: int, file_path: str)</w:t>
      </w:r>
    </w:p>
    <w:p w14:paraId="086741B7">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7C50CB7D">
      <w:pPr>
        <w:widowControl/>
        <w:numPr>
          <w:ilvl w:val="0"/>
          <w:numId w:val="1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w:t>
      </w:r>
      <w:r>
        <w:rPr>
          <w:rFonts w:hint="default" w:ascii="Times New Roman" w:hAnsi="Times New Roman" w:eastAsia="宋体" w:cs="Times New Roman"/>
          <w:color w:val="000000"/>
          <w:kern w:val="0"/>
          <w:sz w:val="24"/>
        </w:rPr>
        <w:t>：连接句柄</w:t>
      </w:r>
    </w:p>
    <w:p w14:paraId="429B7B96">
      <w:pPr>
        <w:widowControl/>
        <w:numPr>
          <w:ilvl w:val="0"/>
          <w:numId w:val="1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quantity</w:t>
      </w:r>
      <w:r>
        <w:rPr>
          <w:rFonts w:hint="default" w:ascii="Times New Roman" w:hAnsi="Times New Roman" w:eastAsia="宋体" w:cs="Times New Roman"/>
          <w:color w:val="000000"/>
          <w:kern w:val="0"/>
          <w:sz w:val="24"/>
        </w:rPr>
        <w:t>：日志数量，指定要下载的日志条数</w:t>
      </w:r>
    </w:p>
    <w:p w14:paraId="61E10906">
      <w:pPr>
        <w:widowControl/>
        <w:numPr>
          <w:ilvl w:val="0"/>
          <w:numId w:val="1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file_path</w:t>
      </w:r>
      <w:r>
        <w:rPr>
          <w:rFonts w:hint="default" w:ascii="Times New Roman" w:hAnsi="Times New Roman" w:eastAsia="宋体" w:cs="Times New Roman"/>
          <w:color w:val="000000"/>
          <w:kern w:val="0"/>
          <w:sz w:val="24"/>
        </w:rPr>
        <w:t>：文件保存路径，字符串格式</w:t>
      </w:r>
    </w:p>
    <w:p w14:paraId="11241BBA">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31485B4E">
      <w:pPr>
        <w:widowControl/>
        <w:numPr>
          <w:ilvl w:val="0"/>
          <w:numId w:val="1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3FE383AC">
      <w:pPr>
        <w:widowControl/>
        <w:numPr>
          <w:ilvl w:val="1"/>
          <w:numId w:val="1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163F2A24">
      <w:pPr>
        <w:widowControl/>
        <w:numPr>
          <w:ilvl w:val="1"/>
          <w:numId w:val="1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10405397">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p>
    <w:p w14:paraId="0ED3774A">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python</w:t>
      </w:r>
    </w:p>
    <w:p w14:paraId="61940488">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运行</w:t>
      </w:r>
    </w:p>
    <w:p w14:paraId="067ECD8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import nrc_interface as nrc</w:t>
      </w:r>
    </w:p>
    <w:p w14:paraId="499F215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78CDC42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建立连接</w:t>
      </w:r>
    </w:p>
    <w:p w14:paraId="08EB71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 = nrc.connect_robot("192.168.1.13", "6001")</w:t>
      </w:r>
    </w:p>
    <w:p w14:paraId="4B779B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468A0C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下载最近100条日志到文件</w:t>
      </w:r>
    </w:p>
    <w:p w14:paraId="390F93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ret = nrc.log_download_by_quantity(socket_fd, 100, "./robot_logs.txt")</w:t>
      </w:r>
    </w:p>
    <w:p w14:paraId="25A5E3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if ret == 0:</w:t>
      </w:r>
    </w:p>
    <w:p w14:paraId="6815C9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print("日志下载成功")</w:t>
      </w:r>
    </w:p>
    <w:p w14:paraId="26DAFE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else:</w:t>
      </w:r>
    </w:p>
    <w:p w14:paraId="3A626F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print(f"日志下载失败，错误码：{ret}")</w:t>
      </w:r>
    </w:p>
    <w:p w14:paraId="6D4F38A1">
      <w:pPr>
        <w:widowControl/>
        <w:spacing w:line="360" w:lineRule="atLeast"/>
        <w:jc w:val="left"/>
        <w:rPr>
          <w:rFonts w:hint="default" w:ascii="Times New Roman" w:hAnsi="Times New Roman" w:eastAsia="宋体" w:cs="Times New Roman"/>
          <w:kern w:val="0"/>
          <w:sz w:val="24"/>
        </w:rPr>
      </w:pPr>
      <w:r>
        <w:rPr>
          <w:rFonts w:hint="default" w:ascii="Times New Roman" w:hAnsi="Times New Roman" w:eastAsia="宋体" w:cs="Times New Roman"/>
          <w:kern w:val="0"/>
          <w:sz w:val="24"/>
        </w:rPr>
        <w:pict>
          <v:rect id="_x0000_i1028" o:spt="1" style="height:1.5pt;width:0pt;" fillcolor="#000000" filled="t" stroked="f" coordsize="21600,21600" o:hr="t" o:hrstd="t" o:hrnoshade="t" o:hralign="center">
            <v:path/>
            <v:fill on="t" focussize="0,0"/>
            <v:stroke on="f"/>
            <v:imagedata o:title=""/>
            <o:lock v:ext="edit"/>
            <w10:wrap type="none"/>
            <w10:anchorlock/>
          </v:rect>
        </w:pict>
      </w:r>
    </w:p>
    <w:p w14:paraId="133C764C">
      <w:pPr>
        <w:pStyle w:val="4"/>
        <w:rPr>
          <w:rFonts w:hint="default" w:ascii="Times New Roman" w:hAnsi="Times New Roman" w:eastAsia="宋体" w:cs="Times New Roman"/>
        </w:rPr>
      </w:pPr>
      <w:bookmarkStart w:id="18" w:name="_Toc17123"/>
      <w:r>
        <w:rPr>
          <w:rFonts w:hint="default" w:ascii="Times New Roman" w:hAnsi="Times New Roman" w:eastAsia="宋体" w:cs="Times New Roman"/>
        </w:rPr>
        <w:t>4.4 信息查询接口</w:t>
      </w:r>
      <w:bookmarkEnd w:id="18"/>
    </w:p>
    <w:p w14:paraId="1192F430">
      <w:pPr>
        <w:pStyle w:val="6"/>
        <w:rPr>
          <w:rFonts w:hint="default" w:ascii="Times New Roman" w:hAnsi="Times New Roman" w:eastAsia="宋体" w:cs="Times New Roman"/>
        </w:rPr>
      </w:pPr>
      <w:bookmarkStart w:id="19" w:name="_Toc30782"/>
      <w:r>
        <w:rPr>
          <w:rFonts w:hint="default" w:ascii="Times New Roman" w:hAnsi="Times New Roman" w:eastAsia="宋体" w:cs="Times New Roman"/>
        </w:rPr>
        <w:t>4.4.1 get_current_position - 获取机械臂当前</w:t>
      </w:r>
      <w:r>
        <w:rPr>
          <w:rFonts w:hint="default" w:ascii="Times New Roman" w:hAnsi="Times New Roman" w:eastAsia="宋体" w:cs="Times New Roman"/>
        </w:rPr>
        <w:t>坐标信息</w:t>
      </w:r>
      <w:bookmarkEnd w:id="19"/>
    </w:p>
    <w:p w14:paraId="4DAEA037">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get_current_position(socketFd, coord, pos):</w:t>
      </w:r>
    </w:p>
    <w:p w14:paraId="3F454276">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5F137298">
      <w:pPr>
        <w:widowControl/>
        <w:numPr>
          <w:ilvl w:val="0"/>
          <w:numId w:val="12"/>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w:t>
      </w:r>
      <w:r>
        <w:rPr>
          <w:rFonts w:hint="default" w:ascii="Times New Roman" w:hAnsi="Times New Roman" w:eastAsia="宋体" w:cs="Times New Roman"/>
          <w:color w:val="000000"/>
          <w:kern w:val="0"/>
          <w:sz w:val="24"/>
        </w:rPr>
        <w:t>：连接句柄</w:t>
      </w:r>
    </w:p>
    <w:p w14:paraId="0820273C">
      <w:pPr>
        <w:widowControl/>
        <w:numPr>
          <w:ilvl w:val="0"/>
          <w:numId w:val="12"/>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coord</w:t>
      </w:r>
      <w:r>
        <w:rPr>
          <w:rFonts w:hint="default" w:ascii="Times New Roman" w:hAnsi="Times New Roman" w:eastAsia="宋体" w:cs="Times New Roman"/>
          <w:color w:val="000000"/>
          <w:kern w:val="0"/>
          <w:sz w:val="24"/>
        </w:rPr>
        <w:t>：坐标系类型</w:t>
      </w:r>
    </w:p>
    <w:p w14:paraId="548DDF7E">
      <w:pPr>
        <w:widowControl/>
        <w:numPr>
          <w:ilvl w:val="1"/>
          <w:numId w:val="12"/>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0：关节坐标系</w:t>
      </w:r>
    </w:p>
    <w:p w14:paraId="61C3D58A">
      <w:pPr>
        <w:widowControl/>
        <w:numPr>
          <w:ilvl w:val="1"/>
          <w:numId w:val="12"/>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1：直角坐标系</w:t>
      </w:r>
    </w:p>
    <w:p w14:paraId="30E3F722">
      <w:pPr>
        <w:widowControl/>
        <w:numPr>
          <w:ilvl w:val="1"/>
          <w:numId w:val="12"/>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2：工具坐标系</w:t>
      </w:r>
    </w:p>
    <w:p w14:paraId="348CB1B0">
      <w:pPr>
        <w:widowControl/>
        <w:numPr>
          <w:ilvl w:val="0"/>
          <w:numId w:val="12"/>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pos</w:t>
      </w:r>
      <w:r>
        <w:rPr>
          <w:rFonts w:hint="default" w:ascii="Times New Roman" w:hAnsi="Times New Roman" w:eastAsia="宋体" w:cs="Times New Roman"/>
          <w:color w:val="000000"/>
          <w:kern w:val="0"/>
          <w:sz w:val="24"/>
        </w:rPr>
        <w:t>：输出参数，用于存储当前位置的向量</w:t>
      </w:r>
    </w:p>
    <w:p w14:paraId="14897AB7">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793586C8">
      <w:pPr>
        <w:widowControl/>
        <w:numPr>
          <w:ilvl w:val="0"/>
          <w:numId w:val="13"/>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1580B1BA">
      <w:pPr>
        <w:widowControl/>
        <w:numPr>
          <w:ilvl w:val="1"/>
          <w:numId w:val="13"/>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052EE4D8">
      <w:pPr>
        <w:widowControl/>
        <w:numPr>
          <w:ilvl w:val="1"/>
          <w:numId w:val="13"/>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730DF5C0">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p>
    <w:p w14:paraId="7999CB4C">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python</w:t>
      </w:r>
    </w:p>
    <w:p w14:paraId="1C1908E4">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运行</w:t>
      </w:r>
    </w:p>
    <w:p w14:paraId="0776C40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import nrc_interface as nrc</w:t>
      </w:r>
    </w:p>
    <w:p w14:paraId="724C33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706F6D6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建立连接</w:t>
      </w:r>
    </w:p>
    <w:p w14:paraId="7DC4A51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 = nrc.connect_robot("192.168.1.13", "6001")</w:t>
      </w:r>
    </w:p>
    <w:p w14:paraId="7BFF394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094445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获取关节坐标系下的当前位置</w:t>
      </w:r>
    </w:p>
    <w:p w14:paraId="1B38DB4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current_pos = nrc.VectorDouble()</w:t>
      </w:r>
    </w:p>
    <w:p w14:paraId="6F40B1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coord = 0  # 关节坐标系</w:t>
      </w:r>
    </w:p>
    <w:p w14:paraId="1FE431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ret = nrc.get_current_position(socket_fd, coord, current_pos)</w:t>
      </w:r>
    </w:p>
    <w:p w14:paraId="105BAD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2810A3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if ret == 0:</w:t>
      </w:r>
    </w:p>
    <w:p w14:paraId="216B5E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pos_list = list(current_pos)</w:t>
      </w:r>
    </w:p>
    <w:p w14:paraId="2F1FDE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print(f"获取位置成功：{pos_list}")</w:t>
      </w:r>
    </w:p>
    <w:p w14:paraId="74963F7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else:</w:t>
      </w:r>
    </w:p>
    <w:p w14:paraId="430D682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print(f"获取位置失败，错误码：{ret}")</w:t>
      </w:r>
    </w:p>
    <w:p w14:paraId="7462B680">
      <w:pPr>
        <w:widowControl/>
        <w:spacing w:line="360" w:lineRule="atLeast"/>
        <w:jc w:val="left"/>
        <w:rPr>
          <w:rFonts w:hint="default" w:ascii="Times New Roman" w:hAnsi="Times New Roman" w:eastAsia="宋体" w:cs="Times New Roman"/>
          <w:kern w:val="0"/>
          <w:sz w:val="24"/>
        </w:rPr>
      </w:pPr>
      <w:r>
        <w:rPr>
          <w:rFonts w:hint="default" w:ascii="Times New Roman" w:hAnsi="Times New Roman" w:eastAsia="宋体" w:cs="Times New Roman"/>
          <w:kern w:val="0"/>
          <w:sz w:val="24"/>
        </w:rPr>
        <w:pict>
          <v:rect id="_x0000_i1029" o:spt="1" style="height:1.5pt;width:0pt;" fillcolor="#000000" filled="t" stroked="f" coordsize="21600,21600" o:hr="t" o:hrstd="t" o:hrnoshade="t" o:hralign="center">
            <v:path/>
            <v:fill on="t" focussize="0,0"/>
            <v:stroke on="f"/>
            <v:imagedata o:title=""/>
            <o:lock v:ext="edit"/>
            <w10:wrap type="none"/>
            <w10:anchorlock/>
          </v:rect>
        </w:pict>
      </w:r>
    </w:p>
    <w:p w14:paraId="0A004E21">
      <w:pPr>
        <w:pStyle w:val="6"/>
        <w:rPr>
          <w:rFonts w:hint="default" w:ascii="Times New Roman" w:hAnsi="Times New Roman" w:eastAsia="宋体" w:cs="Times New Roman"/>
        </w:rPr>
      </w:pPr>
      <w:bookmarkStart w:id="20" w:name="_Toc8249"/>
      <w:r>
        <w:rPr>
          <w:rFonts w:hint="default" w:ascii="Times New Roman" w:hAnsi="Times New Roman" w:eastAsia="宋体" w:cs="Times New Roman"/>
        </w:rPr>
        <w:t>4.4.2 get_robot_running_state - 获取</w:t>
      </w:r>
      <w:r>
        <w:rPr>
          <w:rFonts w:hint="default" w:ascii="Times New Roman" w:hAnsi="Times New Roman" w:eastAsia="宋体" w:cs="Times New Roman"/>
        </w:rPr>
        <w:t>作业文件</w:t>
      </w:r>
      <w:r>
        <w:rPr>
          <w:rFonts w:hint="default" w:ascii="Times New Roman" w:hAnsi="Times New Roman" w:eastAsia="宋体" w:cs="Times New Roman"/>
        </w:rPr>
        <w:t>运行状态</w:t>
      </w:r>
      <w:bookmarkEnd w:id="20"/>
    </w:p>
    <w:p w14:paraId="48C204C1">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get_robot_running_state(socket_fd, run_state)</w:t>
      </w:r>
    </w:p>
    <w:p w14:paraId="563D45DD">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07AE22C1">
      <w:pPr>
        <w:widowControl/>
        <w:numPr>
          <w:ilvl w:val="0"/>
          <w:numId w:val="14"/>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w:t>
      </w:r>
      <w:r>
        <w:rPr>
          <w:rFonts w:hint="default" w:ascii="Times New Roman" w:hAnsi="Times New Roman" w:eastAsia="宋体" w:cs="Times New Roman"/>
          <w:color w:val="000000"/>
          <w:kern w:val="0"/>
          <w:sz w:val="24"/>
        </w:rPr>
        <w:t>：连接句柄</w:t>
      </w:r>
    </w:p>
    <w:p w14:paraId="3E77F611">
      <w:pPr>
        <w:widowControl/>
        <w:numPr>
          <w:ilvl w:val="0"/>
          <w:numId w:val="14"/>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run_state</w:t>
      </w:r>
      <w:r>
        <w:rPr>
          <w:rFonts w:hint="default" w:ascii="Times New Roman" w:hAnsi="Times New Roman" w:eastAsia="宋体" w:cs="Times New Roman"/>
          <w:color w:val="000000"/>
          <w:kern w:val="0"/>
          <w:sz w:val="24"/>
        </w:rPr>
        <w:t>：输出参数，用于存储运行状态的向量</w:t>
      </w:r>
    </w:p>
    <w:p w14:paraId="1B27CD9C">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61078E92">
      <w:pPr>
        <w:widowControl/>
        <w:numPr>
          <w:ilvl w:val="0"/>
          <w:numId w:val="15"/>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79F55A04">
      <w:pPr>
        <w:widowControl/>
        <w:numPr>
          <w:ilvl w:val="1"/>
          <w:numId w:val="15"/>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548B49A2">
      <w:pPr>
        <w:widowControl/>
        <w:numPr>
          <w:ilvl w:val="1"/>
          <w:numId w:val="15"/>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7E94A131">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p>
    <w:p w14:paraId="26F8D0BC">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python</w:t>
      </w:r>
    </w:p>
    <w:p w14:paraId="326C808F">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运行</w:t>
      </w:r>
    </w:p>
    <w:p w14:paraId="078CB3A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import nrc_interface as nrc</w:t>
      </w:r>
    </w:p>
    <w:p w14:paraId="3BD42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549647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建立连接</w:t>
      </w:r>
    </w:p>
    <w:p w14:paraId="2450AC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 = nrc.connect_robot("192.168.1.13", "6001")</w:t>
      </w:r>
    </w:p>
    <w:p w14:paraId="45E362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3F40F5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获取机器人运行状态</w:t>
      </w:r>
    </w:p>
    <w:p w14:paraId="49AB32A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ret = nrc.get_robot_running_state(socket_fd, run_state)</w:t>
      </w:r>
    </w:p>
    <w:p w14:paraId="47C362D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0ECD5F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print("当前运行状态: "</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 xml:space="preserve"> ret)</w:t>
      </w:r>
      <w:r>
        <w:rPr>
          <w:rFonts w:hint="default" w:ascii="Times New Roman" w:hAnsi="Times New Roman" w:eastAsia="宋体" w:cs="Times New Roman"/>
          <w:color w:val="000000"/>
          <w:kern w:val="0"/>
          <w:sz w:val="24"/>
        </w:rPr>
        <w:t>#返回2位，第一位是执行结果，第二位状态</w:t>
      </w:r>
    </w:p>
    <w:p w14:paraId="7ACA0F15">
      <w:pPr>
        <w:widowControl/>
        <w:spacing w:line="360" w:lineRule="atLeast"/>
        <w:jc w:val="left"/>
        <w:rPr>
          <w:rFonts w:hint="default" w:ascii="Times New Roman" w:hAnsi="Times New Roman" w:eastAsia="宋体" w:cs="Times New Roman"/>
          <w:kern w:val="0"/>
          <w:sz w:val="24"/>
        </w:rPr>
      </w:pPr>
      <w:r>
        <w:rPr>
          <w:rFonts w:hint="default" w:ascii="Times New Roman" w:hAnsi="Times New Roman" w:eastAsia="宋体" w:cs="Times New Roman"/>
          <w:kern w:val="0"/>
          <w:sz w:val="24"/>
        </w:rPr>
        <w:pict>
          <v:rect id="_x0000_i1030" o:spt="1" style="height:1.5pt;width:0pt;" fillcolor="#000000" filled="t" stroked="f" coordsize="21600,21600" o:hr="t" o:hrstd="t" o:hrnoshade="t" o:hralign="center">
            <v:path/>
            <v:fill on="t" focussize="0,0"/>
            <v:stroke on="f"/>
            <v:imagedata o:title=""/>
            <o:lock v:ext="edit"/>
            <w10:wrap type="none"/>
            <w10:anchorlock/>
          </v:rect>
        </w:pict>
      </w:r>
    </w:p>
    <w:p w14:paraId="34B19C5B">
      <w:pPr>
        <w:pStyle w:val="6"/>
        <w:rPr>
          <w:rFonts w:hint="default" w:ascii="Times New Roman" w:hAnsi="Times New Roman" w:eastAsia="宋体" w:cs="Times New Roman"/>
        </w:rPr>
      </w:pPr>
      <w:bookmarkStart w:id="21" w:name="_Toc2008"/>
      <w:r>
        <w:rPr>
          <w:rFonts w:hint="default" w:ascii="Times New Roman" w:hAnsi="Times New Roman" w:eastAsia="宋体" w:cs="Times New Roman"/>
        </w:rPr>
        <w:t>4.4.3 get_joint_position - 获取当前</w:t>
      </w:r>
      <w:r>
        <w:rPr>
          <w:rFonts w:hint="default" w:ascii="Times New Roman" w:hAnsi="Times New Roman" w:eastAsia="宋体" w:cs="Times New Roman"/>
        </w:rPr>
        <w:t>直角坐标</w:t>
      </w:r>
      <w:bookmarkEnd w:id="21"/>
    </w:p>
    <w:p w14:paraId="1CC80F20">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get_joint_position(socket_fd, dof, joint_pos)</w:t>
      </w:r>
    </w:p>
    <w:p w14:paraId="41F8FDB7">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082A2D13">
      <w:pPr>
        <w:widowControl/>
        <w:numPr>
          <w:ilvl w:val="0"/>
          <w:numId w:val="16"/>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w:t>
      </w:r>
      <w:r>
        <w:rPr>
          <w:rFonts w:hint="default" w:ascii="Times New Roman" w:hAnsi="Times New Roman" w:eastAsia="宋体" w:cs="Times New Roman"/>
          <w:color w:val="000000"/>
          <w:kern w:val="0"/>
          <w:sz w:val="24"/>
        </w:rPr>
        <w:t>：连接句柄</w:t>
      </w:r>
    </w:p>
    <w:p w14:paraId="550FF257">
      <w:pPr>
        <w:widowControl/>
        <w:numPr>
          <w:ilvl w:val="0"/>
          <w:numId w:val="16"/>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dof</w:t>
      </w:r>
      <w:r>
        <w:rPr>
          <w:rFonts w:hint="default" w:ascii="Times New Roman" w:hAnsi="Times New Roman" w:eastAsia="宋体" w:cs="Times New Roman"/>
          <w:color w:val="000000"/>
          <w:kern w:val="0"/>
          <w:sz w:val="24"/>
        </w:rPr>
        <w:t>：机械臂自由度，如 6 或 7</w:t>
      </w:r>
    </w:p>
    <w:p w14:paraId="5FD0D589">
      <w:pPr>
        <w:widowControl/>
        <w:numPr>
          <w:ilvl w:val="0"/>
          <w:numId w:val="16"/>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joint_pos</w:t>
      </w:r>
      <w:r>
        <w:rPr>
          <w:rFonts w:hint="default" w:ascii="Times New Roman" w:hAnsi="Times New Roman" w:eastAsia="宋体" w:cs="Times New Roman"/>
          <w:color w:val="000000"/>
          <w:kern w:val="0"/>
          <w:sz w:val="24"/>
        </w:rPr>
        <w:t>：输出参数，用于存储关节角度的向量</w:t>
      </w:r>
    </w:p>
    <w:p w14:paraId="699CD21E">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4035B193">
      <w:pPr>
        <w:widowControl/>
        <w:numPr>
          <w:ilvl w:val="0"/>
          <w:numId w:val="17"/>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66EA24B9">
      <w:pPr>
        <w:widowControl/>
        <w:numPr>
          <w:ilvl w:val="1"/>
          <w:numId w:val="17"/>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3F8FC29F">
      <w:pPr>
        <w:widowControl/>
        <w:numPr>
          <w:ilvl w:val="1"/>
          <w:numId w:val="17"/>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092A1971">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p>
    <w:p w14:paraId="2F1EC910">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python</w:t>
      </w:r>
    </w:p>
    <w:p w14:paraId="4B142974">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运行</w:t>
      </w:r>
    </w:p>
    <w:p w14:paraId="5F871B4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import nrc_interface as nrc</w:t>
      </w:r>
    </w:p>
    <w:p w14:paraId="5D2E98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5FA4514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建立连接</w:t>
      </w:r>
    </w:p>
    <w:p w14:paraId="3DCE291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 = nrc.connect_robot("192.168.1.13", "6001")</w:t>
      </w:r>
    </w:p>
    <w:p w14:paraId="290B489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30EBF4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创建MoveCmd对象</w:t>
      </w:r>
    </w:p>
    <w:p w14:paraId="670F25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moveCmd = nrc.MoveCmd()</w:t>
      </w:r>
    </w:p>
    <w:p w14:paraId="4B0C00D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268911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获取7自由度关节角度</w:t>
      </w:r>
    </w:p>
    <w:p w14:paraId="7376C3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ret = nrc.get_joint_position(socket_fd, 7, moveCmd.targetPosValue)</w:t>
      </w:r>
    </w:p>
    <w:p w14:paraId="2E27A6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42246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if ret == 0:</w:t>
      </w:r>
    </w:p>
    <w:p w14:paraId="0933D5A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joint_angles = list(moveCmd.targetPosValue)</w:t>
      </w:r>
    </w:p>
    <w:p w14:paraId="2498A85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print(f"返回值 = {ret}")</w:t>
      </w:r>
    </w:p>
    <w:p w14:paraId="0F7DB8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print(f"关节角度 = {joint_angles}")</w:t>
      </w:r>
    </w:p>
    <w:p w14:paraId="651A77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else:</w:t>
      </w:r>
    </w:p>
    <w:p w14:paraId="4377E95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print(f"获取关节角度失败，错误码：{ret}")</w:t>
      </w:r>
    </w:p>
    <w:p w14:paraId="6A3F5617">
      <w:pPr>
        <w:widowControl/>
        <w:spacing w:line="360" w:lineRule="atLeast"/>
        <w:jc w:val="left"/>
        <w:rPr>
          <w:rFonts w:hint="default" w:ascii="Times New Roman" w:hAnsi="Times New Roman" w:eastAsia="宋体" w:cs="Times New Roman"/>
          <w:kern w:val="0"/>
          <w:sz w:val="24"/>
        </w:rPr>
      </w:pPr>
      <w:r>
        <w:rPr>
          <w:rFonts w:hint="default" w:ascii="Times New Roman" w:hAnsi="Times New Roman" w:eastAsia="宋体" w:cs="Times New Roman"/>
          <w:kern w:val="0"/>
          <w:sz w:val="24"/>
        </w:rPr>
        <w:pict>
          <v:rect id="_x0000_i1031" o:spt="1" style="height:1.5pt;width:0pt;" fillcolor="#000000" filled="t" stroked="f" coordsize="21600,21600" o:hr="t" o:hrstd="t" o:hrnoshade="t" o:hralign="center">
            <v:path/>
            <v:fill on="t" focussize="0,0"/>
            <v:stroke on="f"/>
            <v:imagedata o:title=""/>
            <o:lock v:ext="edit"/>
            <w10:wrap type="none"/>
            <w10:anchorlock/>
          </v:rect>
        </w:pict>
      </w:r>
    </w:p>
    <w:p w14:paraId="4906910D">
      <w:pPr>
        <w:pStyle w:val="6"/>
        <w:rPr>
          <w:rFonts w:hint="default" w:ascii="Times New Roman" w:hAnsi="Times New Roman" w:eastAsia="宋体" w:cs="Times New Roman"/>
        </w:rPr>
      </w:pPr>
      <w:bookmarkStart w:id="22" w:name="_Toc19254"/>
      <w:r>
        <w:rPr>
          <w:rFonts w:hint="default" w:ascii="Times New Roman" w:hAnsi="Times New Roman" w:eastAsia="宋体" w:cs="Times New Roman"/>
        </w:rPr>
        <w:t>4.4.5 get_robot_dh_param - 获取机械臂 DH 参数</w:t>
      </w:r>
      <w:bookmarkEnd w:id="22"/>
    </w:p>
    <w:p w14:paraId="1BF78806">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get_robot_dh_param(socketFd, param)</w:t>
      </w:r>
    </w:p>
    <w:p w14:paraId="022A2207">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256823D6">
      <w:pPr>
        <w:widowControl/>
        <w:numPr>
          <w:ilvl w:val="0"/>
          <w:numId w:val="18"/>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socketFd</w:t>
      </w:r>
      <w:r>
        <w:rPr>
          <w:rFonts w:hint="default" w:ascii="Times New Roman" w:hAnsi="Times New Roman" w:eastAsia="宋体" w:cs="Times New Roman"/>
          <w:color w:val="000000"/>
          <w:kern w:val="0"/>
          <w:sz w:val="24"/>
        </w:rPr>
        <w:t>：连接句柄</w:t>
      </w:r>
    </w:p>
    <w:p w14:paraId="2733928D">
      <w:pPr>
        <w:widowControl/>
        <w:numPr>
          <w:ilvl w:val="0"/>
          <w:numId w:val="18"/>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param</w:t>
      </w:r>
      <w:r>
        <w:rPr>
          <w:rFonts w:hint="default" w:ascii="Times New Roman" w:hAnsi="Times New Roman" w:eastAsia="宋体" w:cs="Times New Roman"/>
          <w:color w:val="000000"/>
          <w:kern w:val="0"/>
          <w:sz w:val="24"/>
        </w:rPr>
        <w:t>：输出参数，用于存储 DH 参数的结构体</w:t>
      </w:r>
    </w:p>
    <w:p w14:paraId="0089F27C">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4728288F">
      <w:pPr>
        <w:widowControl/>
        <w:numPr>
          <w:ilvl w:val="0"/>
          <w:numId w:val="19"/>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6AA8C18D">
      <w:pPr>
        <w:widowControl/>
        <w:numPr>
          <w:ilvl w:val="1"/>
          <w:numId w:val="19"/>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67162E17">
      <w:pPr>
        <w:widowControl/>
        <w:numPr>
          <w:ilvl w:val="1"/>
          <w:numId w:val="19"/>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58F30976">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p>
    <w:p w14:paraId="7EBEDD4A">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python</w:t>
      </w:r>
    </w:p>
    <w:p w14:paraId="7B3C4F86">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运行</w:t>
      </w:r>
    </w:p>
    <w:p w14:paraId="53C3BA6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import nrc_interface as nrc</w:t>
      </w:r>
    </w:p>
    <w:p w14:paraId="16D2922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import time</w:t>
      </w:r>
    </w:p>
    <w:p w14:paraId="273CC2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610CB8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ind w:firstLine="480" w:firstLineChars="200"/>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建立连接</w:t>
      </w:r>
    </w:p>
    <w:p w14:paraId="400B4D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ind w:firstLine="480" w:firstLineChars="200"/>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 = nrc.connect_robot("192.168.1.13", "6001")</w:t>
      </w:r>
    </w:p>
    <w:p w14:paraId="0CBBC57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1A9254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ind w:firstLine="480" w:firstLineChars="200"/>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创建库自带的DH参数结构体</w:t>
      </w:r>
    </w:p>
    <w:p w14:paraId="7ABD7A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ind w:firstLine="480" w:firstLineChars="200"/>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dh_param = nrc.RobotDHParam()</w:t>
      </w:r>
    </w:p>
    <w:p w14:paraId="522242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73735E99">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ret = nrc.get_robot_dh_param(socket_fd, dh_param)</w:t>
      </w:r>
    </w:p>
    <w:p w14:paraId="2C010A0C">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  读取获取到的数据</w:t>
      </w:r>
    </w:p>
    <w:p w14:paraId="3EEB2894">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print("接口返回码:", ret)</w:t>
      </w:r>
    </w:p>
    <w:p w14:paraId="5E8094C6">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print("===== 获取机器人 DH 参数成功 =====")</w:t>
      </w:r>
    </w:p>
    <w:p w14:paraId="05D85610">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print("L1 =", dh_param.L1)</w:t>
      </w:r>
    </w:p>
    <w:p w14:paraId="576A4707">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print("L2 =", dh_param.L2)</w:t>
      </w:r>
    </w:p>
    <w:p w14:paraId="2333BF9F">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print("L3 =", dh_param.L3)</w:t>
      </w:r>
    </w:p>
    <w:p w14:paraId="134AF5B4">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print("L4 =", dh_param.L4)</w:t>
      </w:r>
    </w:p>
    <w:p w14:paraId="3DC0C40C">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print("L5 =", dh_param.L5)</w:t>
      </w:r>
    </w:p>
    <w:p w14:paraId="272DC90B">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print("L6 =", dh_param.L6)</w:t>
      </w:r>
    </w:p>
    <w:p w14:paraId="228665D1">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print("动态限制 max =", dh_param.dynamicLimit_max)</w:t>
      </w:r>
    </w:p>
    <w:p w14:paraId="18FCCCF5">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print("3轴方向 =", dh_param.threeAxisDirection)</w:t>
      </w:r>
    </w:p>
    <w:p w14:paraId="5DED7B2E">
      <w:pPr>
        <w:widowControl/>
        <w:spacing w:line="360" w:lineRule="atLeast"/>
        <w:jc w:val="left"/>
        <w:rPr>
          <w:rFonts w:hint="default" w:ascii="Times New Roman" w:hAnsi="Times New Roman" w:eastAsia="宋体" w:cs="Times New Roman"/>
          <w:kern w:val="0"/>
          <w:sz w:val="24"/>
        </w:rPr>
      </w:pPr>
      <w:r>
        <w:rPr>
          <w:rFonts w:hint="default" w:ascii="Times New Roman" w:hAnsi="Times New Roman" w:eastAsia="宋体" w:cs="Times New Roman"/>
          <w:color w:val="000000"/>
          <w:kern w:val="0"/>
          <w:sz w:val="24"/>
        </w:rPr>
        <w:t xml:space="preserve">    print("正倒立模式 =", dh_param.upsideDown)</w:t>
      </w:r>
      <w:r>
        <w:rPr>
          <w:rFonts w:hint="default" w:ascii="Times New Roman" w:hAnsi="Times New Roman" w:eastAsia="宋体" w:cs="Times New Roman"/>
          <w:color w:val="000000"/>
          <w:kern w:val="0"/>
          <w:sz w:val="24"/>
        </w:rPr>
        <w:t xml:space="preserve"> </w:t>
      </w:r>
      <w:r>
        <w:rPr>
          <w:rFonts w:hint="default" w:ascii="Times New Roman" w:hAnsi="Times New Roman" w:eastAsia="宋体" w:cs="Times New Roman"/>
          <w:kern w:val="0"/>
          <w:sz w:val="24"/>
        </w:rPr>
        <w:pict>
          <v:rect id="_x0000_i1032" o:spt="1" style="height:1.5pt;width:0pt;" fillcolor="#000000" filled="t" stroked="f" coordsize="21600,21600" o:hr="t" o:hrstd="t" o:hrnoshade="t" o:hralign="center">
            <v:path/>
            <v:fill on="t" focussize="0,0"/>
            <v:stroke on="f"/>
            <v:imagedata o:title=""/>
            <o:lock v:ext="edit"/>
            <w10:wrap type="none"/>
            <w10:anchorlock/>
          </v:rect>
        </w:pict>
      </w:r>
    </w:p>
    <w:p w14:paraId="7A9B8C58">
      <w:pPr>
        <w:pStyle w:val="6"/>
        <w:rPr>
          <w:rFonts w:hint="default" w:ascii="Times New Roman" w:hAnsi="Times New Roman" w:eastAsia="宋体" w:cs="Times New Roman"/>
        </w:rPr>
      </w:pPr>
      <w:bookmarkStart w:id="23" w:name="_Toc1947"/>
      <w:r>
        <w:rPr>
          <w:rFonts w:hint="default" w:ascii="Times New Roman" w:hAnsi="Times New Roman" w:eastAsia="宋体" w:cs="Times New Roman"/>
        </w:rPr>
        <w:t>4.4.6 get_library_version - 读取机械臂软件信息</w:t>
      </w:r>
      <w:bookmarkEnd w:id="23"/>
    </w:p>
    <w:p w14:paraId="3C63F6BE">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get_library_version()</w:t>
      </w:r>
    </w:p>
    <w:p w14:paraId="61FDAAB7">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5B8B2A8F">
      <w:pPr>
        <w:widowControl/>
        <w:numPr>
          <w:ilvl w:val="0"/>
          <w:numId w:val="2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None</w:t>
      </w:r>
    </w:p>
    <w:p w14:paraId="04ECA85D">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0603A74B">
      <w:pPr>
        <w:widowControl/>
        <w:numPr>
          <w:ilvl w:val="0"/>
          <w:numId w:val="2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str</w:t>
      </w:r>
      <w:r>
        <w:rPr>
          <w:rFonts w:hint="default" w:ascii="Times New Roman" w:hAnsi="Times New Roman" w:eastAsia="宋体" w:cs="Times New Roman"/>
          <w:color w:val="000000"/>
          <w:kern w:val="0"/>
          <w:sz w:val="24"/>
        </w:rPr>
        <w:t>：库版本信息字符串</w:t>
      </w:r>
    </w:p>
    <w:p w14:paraId="5535A1DD">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p>
    <w:p w14:paraId="058F8F47">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python</w:t>
      </w:r>
    </w:p>
    <w:p w14:paraId="6F785129">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运行</w:t>
      </w:r>
    </w:p>
    <w:p w14:paraId="75CE7ED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import nrc_interface as nrc</w:t>
      </w:r>
    </w:p>
    <w:p w14:paraId="0DE4DC2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1FDE29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获取库版本</w:t>
      </w:r>
    </w:p>
    <w:p w14:paraId="28E7CDA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version = nrc.get_library_version()</w:t>
      </w:r>
    </w:p>
    <w:p w14:paraId="5FC878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print(f"机器人库版本 = {version}")</w:t>
      </w:r>
    </w:p>
    <w:p w14:paraId="28C66623">
      <w:pPr>
        <w:widowControl/>
        <w:spacing w:line="360" w:lineRule="atLeast"/>
        <w:jc w:val="left"/>
        <w:rPr>
          <w:rFonts w:hint="default" w:ascii="Times New Roman" w:hAnsi="Times New Roman" w:eastAsia="宋体" w:cs="Times New Roman"/>
          <w:kern w:val="0"/>
          <w:sz w:val="24"/>
        </w:rPr>
      </w:pPr>
      <w:r>
        <w:rPr>
          <w:rFonts w:hint="default" w:ascii="Times New Roman" w:hAnsi="Times New Roman" w:eastAsia="宋体" w:cs="Times New Roman"/>
          <w:kern w:val="0"/>
          <w:sz w:val="24"/>
        </w:rPr>
        <w:pict>
          <v:rect id="_x0000_i1033" o:spt="1" style="height:1.5pt;width:0pt;" fillcolor="#000000" filled="t" stroked="f" coordsize="21600,21600" o:hr="t" o:hrstd="t" o:hrnoshade="t" o:hralign="center">
            <v:path/>
            <v:fill on="t" focussize="0,0"/>
            <v:stroke on="f"/>
            <v:imagedata o:title=""/>
            <o:lock v:ext="edit"/>
            <w10:wrap type="none"/>
            <w10:anchorlock/>
          </v:rect>
        </w:pict>
      </w:r>
    </w:p>
    <w:p w14:paraId="5E49122C">
      <w:pPr>
        <w:pStyle w:val="6"/>
        <w:rPr>
          <w:rFonts w:hint="default" w:ascii="Times New Roman" w:hAnsi="Times New Roman" w:eastAsia="宋体" w:cs="Times New Roman"/>
        </w:rPr>
      </w:pPr>
      <w:bookmarkStart w:id="24" w:name="_Toc8035"/>
      <w:r>
        <w:rPr>
          <w:rFonts w:hint="default" w:ascii="Times New Roman" w:hAnsi="Times New Roman" w:eastAsia="宋体" w:cs="Times New Roman"/>
        </w:rPr>
        <w:t>4.4.7 get_robot_joint_param - 获取关节参数</w:t>
      </w:r>
      <w:bookmarkEnd w:id="24"/>
    </w:p>
    <w:p w14:paraId="344B0A6F">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get_robot_joint_param(socketFd, id, param):</w:t>
      </w:r>
    </w:p>
    <w:p w14:paraId="3DDC261B">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41AEB539">
      <w:pPr>
        <w:widowControl/>
        <w:numPr>
          <w:ilvl w:val="0"/>
          <w:numId w:val="22"/>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socketFd</w:t>
      </w:r>
      <w:r>
        <w:rPr>
          <w:rFonts w:hint="default" w:ascii="Times New Roman" w:hAnsi="Times New Roman" w:eastAsia="宋体" w:cs="Times New Roman"/>
          <w:color w:val="000000"/>
          <w:kern w:val="0"/>
          <w:sz w:val="24"/>
        </w:rPr>
        <w:t>：连接句柄</w:t>
      </w:r>
    </w:p>
    <w:p w14:paraId="666B1642">
      <w:pPr>
        <w:widowControl/>
        <w:numPr>
          <w:ilvl w:val="0"/>
          <w:numId w:val="22"/>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id</w:t>
      </w:r>
      <w:r>
        <w:rPr>
          <w:rFonts w:hint="default" w:ascii="Times New Roman" w:hAnsi="Times New Roman" w:eastAsia="宋体" w:cs="Times New Roman"/>
          <w:color w:val="000000"/>
          <w:kern w:val="0"/>
          <w:sz w:val="24"/>
        </w:rPr>
        <w:t>：关节轴号，1~7 代表第 1~7 轴</w:t>
      </w:r>
    </w:p>
    <w:p w14:paraId="3541D7EA">
      <w:pPr>
        <w:widowControl/>
        <w:numPr>
          <w:ilvl w:val="0"/>
          <w:numId w:val="22"/>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param</w:t>
      </w:r>
      <w:r>
        <w:rPr>
          <w:rFonts w:hint="default" w:ascii="Times New Roman" w:hAnsi="Times New Roman" w:eastAsia="宋体" w:cs="Times New Roman"/>
          <w:color w:val="000000"/>
          <w:kern w:val="0"/>
          <w:sz w:val="24"/>
        </w:rPr>
        <w:t>：输出参数，用于存储关节参数的结构体</w:t>
      </w:r>
    </w:p>
    <w:p w14:paraId="3A05021A">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6D2E6DF8">
      <w:pPr>
        <w:widowControl/>
        <w:numPr>
          <w:ilvl w:val="0"/>
          <w:numId w:val="23"/>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293DAAB9">
      <w:pPr>
        <w:widowControl/>
        <w:numPr>
          <w:ilvl w:val="1"/>
          <w:numId w:val="23"/>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3DCB36C7">
      <w:pPr>
        <w:widowControl/>
        <w:numPr>
          <w:ilvl w:val="1"/>
          <w:numId w:val="23"/>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38013348">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p>
    <w:p w14:paraId="21191378">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python</w:t>
      </w:r>
    </w:p>
    <w:p w14:paraId="5A0CB2EA">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运行</w:t>
      </w:r>
    </w:p>
    <w:p w14:paraId="3438B0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import nrc_interface as nrc</w:t>
      </w:r>
    </w:p>
    <w:p w14:paraId="7DD4EA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6C44D8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建立连接</w:t>
      </w:r>
    </w:p>
    <w:p w14:paraId="281FF6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 = nrc.connect_robot("192.168.1.13", "6001")</w:t>
      </w:r>
    </w:p>
    <w:p w14:paraId="6D419A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08D4953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创建关节参数对象</w:t>
      </w:r>
    </w:p>
    <w:p w14:paraId="5E6DD4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joint_param = nrc.RobotJointParam()</w:t>
      </w:r>
    </w:p>
    <w:p w14:paraId="3679157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5E39E8C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调用get_robot_joint_param获取第1轴参数</w:t>
      </w:r>
    </w:p>
    <w:p w14:paraId="6EA3CC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ret = nrc.get_robot_joint_param(socket_fd, 1, joint_param)</w:t>
      </w:r>
    </w:p>
    <w:p w14:paraId="1CEEB2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0C36594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if ret == 0:</w:t>
      </w:r>
    </w:p>
    <w:p w14:paraId="1C0B554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print(f"关节参数返回值(ret) = {ret}")</w:t>
      </w:r>
    </w:p>
    <w:p w14:paraId="79D35A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print(f"减速比 = {joint_param.reducRatio}")</w:t>
      </w:r>
    </w:p>
    <w:p w14:paraId="3C5284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print(f"编码器分辨率 = {joint_param.encoderResolution}")</w:t>
      </w:r>
    </w:p>
    <w:p w14:paraId="44C4C5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print(f"正软限位 = {joint_param.posSWLimit}")</w:t>
      </w:r>
    </w:p>
    <w:p w14:paraId="4BDAFA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print(f"负软限位 = {joint_param.negSWLimit}")</w:t>
      </w:r>
    </w:p>
    <w:p w14:paraId="2ACDAE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print(f"额定转速 = {joint_param.ratedRotSpeed}")</w:t>
      </w:r>
    </w:p>
    <w:p w14:paraId="2FAC77A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print(f"最大转速 = {joint_param.maxRotSpeed}")</w:t>
      </w:r>
    </w:p>
    <w:p w14:paraId="06775E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print(f"运动方向 = {joint_param.direction}")</w:t>
      </w:r>
    </w:p>
    <w:p w14:paraId="2C6B28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else:</w:t>
      </w:r>
    </w:p>
    <w:p w14:paraId="25FF16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print(f"获取关节参数失败，错误码：{ret}")</w:t>
      </w:r>
    </w:p>
    <w:p w14:paraId="460BCA02">
      <w:pPr>
        <w:widowControl/>
        <w:spacing w:line="360" w:lineRule="atLeast"/>
        <w:jc w:val="left"/>
        <w:rPr>
          <w:rFonts w:hint="default" w:ascii="Times New Roman" w:hAnsi="Times New Roman" w:eastAsia="宋体" w:cs="Times New Roman"/>
          <w:kern w:val="0"/>
          <w:sz w:val="24"/>
        </w:rPr>
      </w:pPr>
      <w:r>
        <w:rPr>
          <w:rFonts w:hint="default" w:ascii="Times New Roman" w:hAnsi="Times New Roman" w:eastAsia="宋体" w:cs="Times New Roman"/>
          <w:kern w:val="0"/>
          <w:sz w:val="24"/>
        </w:rPr>
        <w:pict>
          <v:rect id="_x0000_i1034" o:spt="1" style="height:1.5pt;width:0pt;" fillcolor="#000000" filled="t" stroked="f" coordsize="21600,21600" o:hr="t" o:hrstd="t" o:hrnoshade="t" o:hralign="center">
            <v:path/>
            <v:fill on="t" focussize="0,0"/>
            <v:stroke on="f"/>
            <v:imagedata o:title=""/>
            <o:lock v:ext="edit"/>
            <w10:wrap type="none"/>
            <w10:anchorlock/>
          </v:rect>
        </w:pict>
      </w:r>
    </w:p>
    <w:p w14:paraId="29BDB7B5">
      <w:pPr>
        <w:pStyle w:val="6"/>
        <w:rPr>
          <w:rFonts w:hint="default" w:ascii="Times New Roman" w:hAnsi="Times New Roman" w:eastAsia="宋体" w:cs="Times New Roman"/>
        </w:rPr>
      </w:pPr>
      <w:bookmarkStart w:id="25" w:name="_Toc4050"/>
      <w:r>
        <w:rPr>
          <w:rFonts w:hint="default" w:ascii="Times New Roman" w:hAnsi="Times New Roman" w:eastAsia="宋体" w:cs="Times New Roman"/>
        </w:rPr>
        <w:t>4.4.</w:t>
      </w:r>
      <w:r>
        <w:rPr>
          <w:rFonts w:hint="default" w:ascii="Times New Roman" w:hAnsi="Times New Roman" w:eastAsia="宋体" w:cs="Times New Roman"/>
        </w:rPr>
        <w:t>8</w:t>
      </w:r>
      <w:r>
        <w:rPr>
          <w:rFonts w:hint="default" w:ascii="Times New Roman" w:hAnsi="Times New Roman" w:eastAsia="宋体" w:cs="Times New Roman"/>
        </w:rPr>
        <w:t xml:space="preserve"> get_tool_hand_number - 获取当前使用的工具手编号</w:t>
      </w:r>
      <w:bookmarkEnd w:id="25"/>
    </w:p>
    <w:p w14:paraId="6E3D52B9">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get_tool_hand_number(socket_fd, tool_num)</w:t>
      </w:r>
    </w:p>
    <w:p w14:paraId="419B7759">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043E59CB">
      <w:pPr>
        <w:widowControl/>
        <w:numPr>
          <w:ilvl w:val="0"/>
          <w:numId w:val="24"/>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w:t>
      </w:r>
      <w:r>
        <w:rPr>
          <w:rFonts w:hint="default" w:ascii="Times New Roman" w:hAnsi="Times New Roman" w:eastAsia="宋体" w:cs="Times New Roman"/>
          <w:color w:val="000000"/>
          <w:kern w:val="0"/>
          <w:sz w:val="24"/>
        </w:rPr>
        <w:t>：连接句柄</w:t>
      </w:r>
    </w:p>
    <w:p w14:paraId="670766A8">
      <w:pPr>
        <w:widowControl/>
        <w:numPr>
          <w:ilvl w:val="0"/>
          <w:numId w:val="24"/>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tool_num</w:t>
      </w:r>
      <w:r>
        <w:rPr>
          <w:rFonts w:hint="default" w:ascii="Times New Roman" w:hAnsi="Times New Roman" w:eastAsia="宋体" w:cs="Times New Roman"/>
          <w:color w:val="000000"/>
          <w:kern w:val="0"/>
          <w:sz w:val="24"/>
        </w:rPr>
        <w:t>：输出参数，用于存储工具号的整数变量</w:t>
      </w:r>
    </w:p>
    <w:p w14:paraId="21FA37CA">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173B046C">
      <w:pPr>
        <w:widowControl/>
        <w:numPr>
          <w:ilvl w:val="0"/>
          <w:numId w:val="25"/>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4E255403">
      <w:pPr>
        <w:widowControl/>
        <w:numPr>
          <w:ilvl w:val="1"/>
          <w:numId w:val="25"/>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0914DA73">
      <w:pPr>
        <w:widowControl/>
        <w:numPr>
          <w:ilvl w:val="1"/>
          <w:numId w:val="25"/>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000D1BB6">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p>
    <w:p w14:paraId="11ECD5DC">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python</w:t>
      </w:r>
    </w:p>
    <w:p w14:paraId="45D50A00">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运行</w:t>
      </w:r>
    </w:p>
    <w:p w14:paraId="18ED88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import nrc_interface as nrc</w:t>
      </w:r>
    </w:p>
    <w:p w14:paraId="6B9B3A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3D2E4DB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建立连接</w:t>
      </w:r>
    </w:p>
    <w:p w14:paraId="34680AB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 = nrc.connect_robot("192.168.1.13", "6001")</w:t>
      </w:r>
    </w:p>
    <w:p w14:paraId="1670194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65856F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定义整数变量，用于接收结果</w:t>
      </w:r>
    </w:p>
    <w:p w14:paraId="4B0099D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toolNum = 0</w:t>
      </w:r>
    </w:p>
    <w:p w14:paraId="711B69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43AF53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获取工具号</w:t>
      </w:r>
    </w:p>
    <w:p w14:paraId="3826EA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ret = nrc.get_tool_hand_number(socket_fd, toolNum)</w:t>
      </w:r>
    </w:p>
    <w:p w14:paraId="480B7D1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print(f"获取工具号返回值(ret) = {ret}")</w:t>
      </w:r>
    </w:p>
    <w:p w14:paraId="7BCBA0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print(f"当前工具号 = {toolNum}")</w:t>
      </w:r>
    </w:p>
    <w:p w14:paraId="4DE939FA">
      <w:pPr>
        <w:widowControl/>
        <w:spacing w:line="360" w:lineRule="atLeast"/>
        <w:jc w:val="left"/>
        <w:rPr>
          <w:rFonts w:hint="default" w:ascii="Times New Roman" w:hAnsi="Times New Roman" w:eastAsia="宋体" w:cs="Times New Roman"/>
          <w:kern w:val="0"/>
          <w:sz w:val="24"/>
        </w:rPr>
      </w:pPr>
      <w:r>
        <w:rPr>
          <w:rFonts w:hint="default" w:ascii="Times New Roman" w:hAnsi="Times New Roman" w:eastAsia="宋体" w:cs="Times New Roman"/>
          <w:kern w:val="0"/>
          <w:sz w:val="24"/>
        </w:rPr>
        <w:pict>
          <v:rect id="_x0000_i1035" o:spt="1" style="height:1.5pt;width:0pt;" fillcolor="#000000" filled="t" stroked="f" coordsize="21600,21600" o:hr="t" o:hrstd="t" o:hrnoshade="t" o:hralign="center">
            <v:path/>
            <v:fill on="t" focussize="0,0"/>
            <v:stroke on="f"/>
            <v:imagedata o:title=""/>
            <o:lock v:ext="edit"/>
            <w10:wrap type="none"/>
            <w10:anchorlock/>
          </v:rect>
        </w:pict>
      </w:r>
    </w:p>
    <w:p w14:paraId="72A1FFE9">
      <w:pPr>
        <w:pStyle w:val="6"/>
        <w:rPr>
          <w:rFonts w:hint="default" w:ascii="Times New Roman" w:hAnsi="Times New Roman" w:eastAsia="宋体" w:cs="Times New Roman"/>
        </w:rPr>
      </w:pPr>
      <w:bookmarkStart w:id="26" w:name="_Toc31517"/>
      <w:r>
        <w:rPr>
          <w:rFonts w:hint="default" w:ascii="Times New Roman" w:hAnsi="Times New Roman" w:eastAsia="宋体" w:cs="Times New Roman"/>
        </w:rPr>
        <w:t>4.4.</w:t>
      </w:r>
      <w:r>
        <w:rPr>
          <w:rFonts w:hint="default" w:ascii="Times New Roman" w:hAnsi="Times New Roman" w:eastAsia="宋体" w:cs="Times New Roman"/>
          <w:lang w:val="en-US" w:eastAsia="zh-CN"/>
        </w:rPr>
        <w:t>9</w:t>
      </w:r>
      <w:r>
        <w:rPr>
          <w:rFonts w:hint="default" w:ascii="Times New Roman" w:hAnsi="Times New Roman" w:eastAsia="宋体" w:cs="Times New Roman"/>
        </w:rPr>
        <w:t xml:space="preserve"> get_joint_temperature - 获取</w:t>
      </w:r>
      <w:r>
        <w:rPr>
          <w:rFonts w:hint="default" w:ascii="Times New Roman" w:hAnsi="Times New Roman" w:eastAsia="宋体" w:cs="Times New Roman"/>
        </w:rPr>
        <w:t>关节电机温度</w:t>
      </w:r>
      <w:bookmarkEnd w:id="26"/>
    </w:p>
    <w:p w14:paraId="4BE38A40">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get_joint_temperature(socketFd, temperatures):</w:t>
      </w:r>
    </w:p>
    <w:p w14:paraId="733B95C9">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4FEE265F">
      <w:pPr>
        <w:widowControl/>
        <w:numPr>
          <w:ilvl w:val="0"/>
          <w:numId w:val="24"/>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socketFd</w:t>
      </w:r>
      <w:r>
        <w:rPr>
          <w:rFonts w:hint="default" w:ascii="Times New Roman" w:hAnsi="Times New Roman" w:eastAsia="宋体" w:cs="Times New Roman"/>
          <w:color w:val="000000"/>
          <w:kern w:val="0"/>
          <w:sz w:val="24"/>
        </w:rPr>
        <w:t>：连接句柄</w:t>
      </w:r>
    </w:p>
    <w:p w14:paraId="7E42E925">
      <w:pPr>
        <w:widowControl/>
        <w:numPr>
          <w:ilvl w:val="0"/>
          <w:numId w:val="24"/>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temperatures</w:t>
      </w:r>
      <w:r>
        <w:rPr>
          <w:rFonts w:hint="default" w:ascii="Times New Roman" w:hAnsi="Times New Roman" w:eastAsia="宋体" w:cs="Times New Roman"/>
          <w:color w:val="000000"/>
          <w:kern w:val="0"/>
          <w:sz w:val="24"/>
        </w:rPr>
        <w:t>：输出参数，用于存储</w:t>
      </w:r>
      <w:r>
        <w:rPr>
          <w:rFonts w:hint="default" w:ascii="Times New Roman" w:hAnsi="Times New Roman" w:eastAsia="宋体" w:cs="Times New Roman"/>
          <w:color w:val="000000"/>
          <w:kern w:val="0"/>
          <w:sz w:val="24"/>
        </w:rPr>
        <w:t>输出的信息</w:t>
      </w:r>
    </w:p>
    <w:p w14:paraId="67F71A17">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0DB0C2B2">
      <w:pPr>
        <w:widowControl/>
        <w:numPr>
          <w:ilvl w:val="0"/>
          <w:numId w:val="25"/>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5129CE13">
      <w:pPr>
        <w:widowControl/>
        <w:numPr>
          <w:ilvl w:val="1"/>
          <w:numId w:val="25"/>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4BD39D92">
      <w:pPr>
        <w:widowControl/>
        <w:numPr>
          <w:ilvl w:val="1"/>
          <w:numId w:val="25"/>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1050CEBF">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p>
    <w:p w14:paraId="07182DA9">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python</w:t>
      </w:r>
    </w:p>
    <w:p w14:paraId="459C6FAE">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运行</w:t>
      </w:r>
    </w:p>
    <w:p w14:paraId="1D75446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import nrc_interface as nrc</w:t>
      </w:r>
    </w:p>
    <w:p w14:paraId="36CDBC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0DD46D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建立连接</w:t>
      </w:r>
    </w:p>
    <w:p w14:paraId="2982CF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 = nrc.connect_robot("192.168.1.13", "6001")</w:t>
      </w:r>
    </w:p>
    <w:p w14:paraId="6ADE1C7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joint_temperature  = nrc.VectorDouble()</w:t>
      </w:r>
    </w:p>
    <w:p w14:paraId="65F753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ret = nrc.get_joint_temperature(socket_fd, joint_temperature)</w:t>
      </w:r>
    </w:p>
    <w:p w14:paraId="5C3EE40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打印结果</w:t>
      </w:r>
    </w:p>
    <w:p w14:paraId="73BFA67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print(f"返回值: {ret}")</w:t>
      </w:r>
    </w:p>
    <w:p w14:paraId="1A639F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print(f"关节温度: {list(joint_temperature)}")</w:t>
      </w:r>
    </w:p>
    <w:p w14:paraId="660BDB56">
      <w:pPr>
        <w:widowControl/>
        <w:spacing w:line="360" w:lineRule="atLeast"/>
        <w:jc w:val="left"/>
        <w:rPr>
          <w:rFonts w:hint="default" w:ascii="Times New Roman" w:hAnsi="Times New Roman" w:eastAsia="宋体" w:cs="Times New Roman"/>
          <w:kern w:val="0"/>
          <w:sz w:val="24"/>
        </w:rPr>
      </w:pPr>
      <w:r>
        <w:rPr>
          <w:rFonts w:hint="default" w:ascii="Times New Roman" w:hAnsi="Times New Roman" w:eastAsia="宋体" w:cs="Times New Roman"/>
          <w:kern w:val="0"/>
          <w:sz w:val="24"/>
        </w:rPr>
        <w:pict>
          <v:rect id="_x0000_i1036" o:spt="1" style="height:1.5pt;width:0pt;" fillcolor="#000000" filled="t" stroked="f" coordsize="21600,21600" o:hr="t" o:hrstd="t" o:hrnoshade="t" o:hralign="center">
            <v:path/>
            <v:fill on="t" focussize="0,0"/>
            <v:stroke on="f"/>
            <v:imagedata o:title=""/>
            <o:lock v:ext="edit"/>
            <w10:wrap type="none"/>
            <w10:anchorlock/>
          </v:rect>
        </w:pict>
      </w:r>
    </w:p>
    <w:p w14:paraId="29C8B826">
      <w:pPr>
        <w:rPr>
          <w:rFonts w:hint="default" w:ascii="Times New Roman" w:hAnsi="Times New Roman" w:eastAsia="宋体" w:cs="Times New Roman"/>
        </w:rPr>
      </w:pPr>
    </w:p>
    <w:p w14:paraId="07620729">
      <w:pPr>
        <w:pStyle w:val="4"/>
        <w:rPr>
          <w:rFonts w:hint="default" w:ascii="Times New Roman" w:hAnsi="Times New Roman" w:eastAsia="宋体" w:cs="Times New Roman"/>
        </w:rPr>
      </w:pPr>
      <w:bookmarkStart w:id="27" w:name="_Toc6054"/>
      <w:r>
        <w:rPr>
          <w:rFonts w:hint="default" w:ascii="Times New Roman" w:hAnsi="Times New Roman" w:eastAsia="宋体" w:cs="Times New Roman"/>
        </w:rPr>
        <w:t>4.5 作业运动控制接口</w:t>
      </w:r>
      <w:bookmarkEnd w:id="27"/>
    </w:p>
    <w:p w14:paraId="56B9737B">
      <w:pPr>
        <w:pStyle w:val="6"/>
        <w:rPr>
          <w:rFonts w:hint="default" w:ascii="Times New Roman" w:hAnsi="Times New Roman" w:eastAsia="宋体" w:cs="Times New Roman"/>
        </w:rPr>
      </w:pPr>
      <w:bookmarkStart w:id="28" w:name="_Toc10812"/>
      <w:r>
        <w:rPr>
          <w:rFonts w:hint="default" w:ascii="Times New Roman" w:hAnsi="Times New Roman" w:eastAsia="宋体" w:cs="Times New Roman"/>
        </w:rPr>
        <w:t>4.5.1 job_insert_moveJ - 作业里添加关节运动关节空间运动</w:t>
      </w:r>
      <w:bookmarkEnd w:id="28"/>
    </w:p>
    <w:p w14:paraId="23900961">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job_insert_moveJ(socket_fd, line, move_cmd)</w:t>
      </w:r>
    </w:p>
    <w:p w14:paraId="67C4A3F4">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7DD2C00C">
      <w:pPr>
        <w:widowControl/>
        <w:numPr>
          <w:ilvl w:val="0"/>
          <w:numId w:val="26"/>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w:t>
      </w:r>
      <w:r>
        <w:rPr>
          <w:rFonts w:hint="default" w:ascii="Times New Roman" w:hAnsi="Times New Roman" w:eastAsia="宋体" w:cs="Times New Roman"/>
          <w:color w:val="000000"/>
          <w:kern w:val="0"/>
          <w:sz w:val="24"/>
        </w:rPr>
        <w:t>：连接句柄</w:t>
      </w:r>
    </w:p>
    <w:p w14:paraId="191E8898">
      <w:pPr>
        <w:widowControl/>
        <w:numPr>
          <w:ilvl w:val="0"/>
          <w:numId w:val="26"/>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line</w:t>
      </w:r>
      <w:r>
        <w:rPr>
          <w:rFonts w:hint="default" w:ascii="Times New Roman" w:hAnsi="Times New Roman" w:eastAsia="宋体" w:cs="Times New Roman"/>
          <w:color w:val="000000"/>
          <w:kern w:val="0"/>
          <w:sz w:val="24"/>
        </w:rPr>
        <w:t>：插入的位置行号</w:t>
      </w:r>
    </w:p>
    <w:p w14:paraId="436AE8FD">
      <w:pPr>
        <w:widowControl/>
        <w:numPr>
          <w:ilvl w:val="0"/>
          <w:numId w:val="26"/>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MoveCmd</w:t>
      </w:r>
      <w:r>
        <w:rPr>
          <w:rFonts w:hint="default" w:ascii="Times New Roman" w:hAnsi="Times New Roman" w:eastAsia="宋体" w:cs="Times New Roman"/>
          <w:color w:val="000000"/>
          <w:kern w:val="0"/>
          <w:sz w:val="24"/>
        </w:rPr>
        <w:t>：运动指令结构体，包含目标位置和运动参数</w:t>
      </w:r>
    </w:p>
    <w:p w14:paraId="77790D78">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7A06B372">
      <w:pPr>
        <w:widowControl/>
        <w:numPr>
          <w:ilvl w:val="0"/>
          <w:numId w:val="27"/>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6E1F0A2E">
      <w:pPr>
        <w:widowControl/>
        <w:numPr>
          <w:ilvl w:val="1"/>
          <w:numId w:val="27"/>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37D68AF6">
      <w:pPr>
        <w:widowControl/>
        <w:numPr>
          <w:ilvl w:val="1"/>
          <w:numId w:val="27"/>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3C9DC9C6">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可以参考本文档的6.7部分</w:t>
      </w:r>
    </w:p>
    <w:p w14:paraId="18884DB1">
      <w:pPr>
        <w:widowControl/>
        <w:spacing w:line="360" w:lineRule="atLeast"/>
        <w:jc w:val="left"/>
        <w:rPr>
          <w:rFonts w:hint="default" w:ascii="Times New Roman" w:hAnsi="Times New Roman" w:eastAsia="宋体" w:cs="Times New Roman"/>
          <w:kern w:val="0"/>
          <w:sz w:val="24"/>
        </w:rPr>
      </w:pPr>
      <w:r>
        <w:rPr>
          <w:rFonts w:hint="default" w:ascii="Times New Roman" w:hAnsi="Times New Roman" w:eastAsia="宋体" w:cs="Times New Roman"/>
          <w:kern w:val="0"/>
          <w:sz w:val="24"/>
        </w:rPr>
        <w:pict>
          <v:rect id="_x0000_i1037" o:spt="1" style="height:1.5pt;width:0pt;" fillcolor="#000000" filled="t" stroked="f" coordsize="21600,21600" o:hr="t" o:hrstd="t" o:hrnoshade="t" o:hralign="center">
            <v:path/>
            <v:fill on="t" focussize="0,0"/>
            <v:stroke on="f"/>
            <v:imagedata o:title=""/>
            <o:lock v:ext="edit"/>
            <w10:wrap type="none"/>
            <w10:anchorlock/>
          </v:rect>
        </w:pict>
      </w:r>
    </w:p>
    <w:p w14:paraId="40194C67">
      <w:pPr>
        <w:pStyle w:val="6"/>
        <w:rPr>
          <w:rFonts w:hint="default" w:ascii="Times New Roman" w:hAnsi="Times New Roman" w:eastAsia="宋体" w:cs="Times New Roman"/>
        </w:rPr>
      </w:pPr>
      <w:bookmarkStart w:id="29" w:name="_Toc28565"/>
      <w:r>
        <w:rPr>
          <w:rFonts w:hint="default" w:ascii="Times New Roman" w:hAnsi="Times New Roman" w:eastAsia="宋体" w:cs="Times New Roman"/>
        </w:rPr>
        <w:t>4.5.2 job_insert_moveL - 作业里添加关节运动笛卡尔空间直线运动</w:t>
      </w:r>
      <w:bookmarkEnd w:id="29"/>
    </w:p>
    <w:p w14:paraId="2594E1BD">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job_insert_moveL(socket_fd, line, MoveCmd)</w:t>
      </w:r>
    </w:p>
    <w:p w14:paraId="5BA4CCBA">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5C4ED6D5">
      <w:pPr>
        <w:widowControl/>
        <w:numPr>
          <w:ilvl w:val="0"/>
          <w:numId w:val="28"/>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w:t>
      </w:r>
      <w:r>
        <w:rPr>
          <w:rFonts w:hint="default" w:ascii="Times New Roman" w:hAnsi="Times New Roman" w:eastAsia="宋体" w:cs="Times New Roman"/>
          <w:color w:val="000000"/>
          <w:kern w:val="0"/>
          <w:sz w:val="24"/>
        </w:rPr>
        <w:t>：连接句柄</w:t>
      </w:r>
    </w:p>
    <w:p w14:paraId="57948C5C">
      <w:pPr>
        <w:widowControl/>
        <w:numPr>
          <w:ilvl w:val="0"/>
          <w:numId w:val="28"/>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line</w:t>
      </w:r>
      <w:r>
        <w:rPr>
          <w:rFonts w:hint="default" w:ascii="Times New Roman" w:hAnsi="Times New Roman" w:eastAsia="宋体" w:cs="Times New Roman"/>
          <w:color w:val="000000"/>
          <w:kern w:val="0"/>
          <w:sz w:val="24"/>
        </w:rPr>
        <w:t>：插入的位置行号</w:t>
      </w:r>
    </w:p>
    <w:p w14:paraId="78D97D3C">
      <w:pPr>
        <w:widowControl/>
        <w:numPr>
          <w:ilvl w:val="0"/>
          <w:numId w:val="28"/>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MoveCmd</w:t>
      </w:r>
      <w:r>
        <w:rPr>
          <w:rFonts w:hint="default" w:ascii="Times New Roman" w:hAnsi="Times New Roman" w:eastAsia="宋体" w:cs="Times New Roman"/>
          <w:color w:val="000000"/>
          <w:kern w:val="0"/>
          <w:sz w:val="24"/>
        </w:rPr>
        <w:t>：运动指令结构体，包含目标位置和运动参数</w:t>
      </w:r>
    </w:p>
    <w:p w14:paraId="4AA66281">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6C1DC481">
      <w:pPr>
        <w:widowControl/>
        <w:numPr>
          <w:ilvl w:val="0"/>
          <w:numId w:val="29"/>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4D087A4E">
      <w:pPr>
        <w:widowControl/>
        <w:numPr>
          <w:ilvl w:val="1"/>
          <w:numId w:val="29"/>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5948DC79">
      <w:pPr>
        <w:widowControl/>
        <w:numPr>
          <w:ilvl w:val="1"/>
          <w:numId w:val="29"/>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5B3EFB80">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p>
    <w:p w14:paraId="1A79778F">
      <w:pPr>
        <w:widowControl/>
        <w:spacing w:line="360" w:lineRule="atLeast"/>
        <w:jc w:val="left"/>
        <w:rPr>
          <w:rFonts w:hint="default" w:ascii="Times New Roman" w:hAnsi="Times New Roman" w:eastAsia="宋体" w:cs="Times New Roman"/>
          <w:kern w:val="0"/>
          <w:sz w:val="24"/>
        </w:rPr>
      </w:pPr>
      <w:r>
        <w:rPr>
          <w:rFonts w:hint="default" w:ascii="Times New Roman" w:hAnsi="Times New Roman" w:eastAsia="宋体" w:cs="Times New Roman"/>
          <w:color w:val="000000"/>
          <w:kern w:val="0"/>
          <w:sz w:val="24"/>
        </w:rPr>
        <w:t>可以参考本文档的6.7部分</w:t>
      </w:r>
    </w:p>
    <w:p w14:paraId="08871E0B">
      <w:pPr>
        <w:widowControl/>
        <w:spacing w:line="360" w:lineRule="atLeast"/>
        <w:jc w:val="left"/>
        <w:rPr>
          <w:rFonts w:hint="default" w:ascii="Times New Roman" w:hAnsi="Times New Roman" w:eastAsia="宋体" w:cs="Times New Roman"/>
          <w:kern w:val="0"/>
          <w:sz w:val="24"/>
        </w:rPr>
      </w:pPr>
      <w:r>
        <w:rPr>
          <w:rFonts w:hint="default" w:ascii="Times New Roman" w:hAnsi="Times New Roman" w:eastAsia="宋体" w:cs="Times New Roman"/>
          <w:kern w:val="0"/>
          <w:sz w:val="24"/>
        </w:rPr>
        <w:pict>
          <v:rect id="_x0000_i1038" o:spt="1" style="height:1.5pt;width:0pt;" fillcolor="#000000" filled="t" stroked="f" coordsize="21600,21600" o:hr="t" o:hrstd="t" o:hrnoshade="t" o:hralign="center">
            <v:path/>
            <v:fill on="t" focussize="0,0"/>
            <v:stroke on="f"/>
            <v:imagedata o:title=""/>
            <o:lock v:ext="edit"/>
            <w10:wrap type="none"/>
            <w10:anchorlock/>
          </v:rect>
        </w:pict>
      </w:r>
    </w:p>
    <w:p w14:paraId="11256533">
      <w:pPr>
        <w:pStyle w:val="6"/>
        <w:rPr>
          <w:rFonts w:hint="default" w:ascii="Times New Roman" w:hAnsi="Times New Roman" w:eastAsia="宋体" w:cs="Times New Roman"/>
        </w:rPr>
      </w:pPr>
      <w:bookmarkStart w:id="30" w:name="_Toc11452"/>
      <w:r>
        <w:rPr>
          <w:rFonts w:hint="default" w:ascii="Times New Roman" w:hAnsi="Times New Roman" w:eastAsia="宋体" w:cs="Times New Roman"/>
        </w:rPr>
        <w:t>4.5.</w:t>
      </w:r>
      <w:r>
        <w:rPr>
          <w:rFonts w:hint="default" w:ascii="Times New Roman" w:hAnsi="Times New Roman" w:eastAsia="宋体" w:cs="Times New Roman"/>
        </w:rPr>
        <w:t>3</w:t>
      </w:r>
      <w:r>
        <w:rPr>
          <w:rFonts w:hint="default" w:ascii="Times New Roman" w:hAnsi="Times New Roman" w:eastAsia="宋体" w:cs="Times New Roman"/>
        </w:rPr>
        <w:t xml:space="preserve"> job_insert_moveC - 作业里添加关节运动笛卡尔空间圆弧运动</w:t>
      </w:r>
      <w:bookmarkEnd w:id="30"/>
    </w:p>
    <w:p w14:paraId="62A80A0D">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job_insert_moveC(socket_fd, line, MoveCmd</w:t>
      </w:r>
      <w:r>
        <w:rPr>
          <w:rFonts w:hint="default" w:ascii="Times New Roman" w:hAnsi="Times New Roman" w:eastAsia="宋体" w:cs="Times New Roman"/>
          <w:color w:val="000000"/>
          <w:kern w:val="0"/>
          <w:sz w:val="24"/>
        </w:rPr>
        <w:t>)</w:t>
      </w:r>
    </w:p>
    <w:p w14:paraId="63967B39">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4416E8CD">
      <w:pPr>
        <w:widowControl/>
        <w:numPr>
          <w:ilvl w:val="0"/>
          <w:numId w:val="28"/>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w:t>
      </w:r>
      <w:r>
        <w:rPr>
          <w:rFonts w:hint="default" w:ascii="Times New Roman" w:hAnsi="Times New Roman" w:eastAsia="宋体" w:cs="Times New Roman"/>
          <w:color w:val="000000"/>
          <w:kern w:val="0"/>
          <w:sz w:val="24"/>
        </w:rPr>
        <w:t>：连接句柄</w:t>
      </w:r>
    </w:p>
    <w:p w14:paraId="3DEDD298">
      <w:pPr>
        <w:widowControl/>
        <w:numPr>
          <w:ilvl w:val="0"/>
          <w:numId w:val="28"/>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line</w:t>
      </w:r>
      <w:r>
        <w:rPr>
          <w:rFonts w:hint="default" w:ascii="Times New Roman" w:hAnsi="Times New Roman" w:eastAsia="宋体" w:cs="Times New Roman"/>
          <w:color w:val="000000"/>
          <w:kern w:val="0"/>
          <w:sz w:val="24"/>
        </w:rPr>
        <w:t>：插入的位置行号</w:t>
      </w:r>
    </w:p>
    <w:p w14:paraId="67B4EE0E">
      <w:pPr>
        <w:widowControl/>
        <w:numPr>
          <w:ilvl w:val="0"/>
          <w:numId w:val="28"/>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MoveCmd</w:t>
      </w:r>
      <w:r>
        <w:rPr>
          <w:rFonts w:hint="default" w:ascii="Times New Roman" w:hAnsi="Times New Roman" w:eastAsia="宋体" w:cs="Times New Roman"/>
          <w:color w:val="000000"/>
          <w:kern w:val="0"/>
          <w:sz w:val="24"/>
        </w:rPr>
        <w:t>：运动指令结构体，包含目标位置和运动参数</w:t>
      </w:r>
    </w:p>
    <w:p w14:paraId="30BC5508">
      <w:pPr>
        <w:widowControl/>
        <w:spacing w:line="360" w:lineRule="atLeast"/>
        <w:jc w:val="left"/>
        <w:rPr>
          <w:rFonts w:hint="default" w:ascii="Times New Roman" w:hAnsi="Times New Roman" w:eastAsia="宋体" w:cs="Times New Roman"/>
          <w:color w:val="000000"/>
          <w:kern w:val="0"/>
          <w:sz w:val="24"/>
        </w:rPr>
      </w:pPr>
    </w:p>
    <w:p w14:paraId="10DBAE7D">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56C1B718">
      <w:pPr>
        <w:widowControl/>
        <w:numPr>
          <w:ilvl w:val="0"/>
          <w:numId w:val="3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6099EAB5">
      <w:pPr>
        <w:widowControl/>
        <w:numPr>
          <w:ilvl w:val="1"/>
          <w:numId w:val="3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0BCE1D8A">
      <w:pPr>
        <w:widowControl/>
        <w:numPr>
          <w:ilvl w:val="1"/>
          <w:numId w:val="3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7D4FED4D">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可以参考本文档的6.7部分</w:t>
      </w:r>
    </w:p>
    <w:p w14:paraId="72772C1F">
      <w:pPr>
        <w:widowControl/>
        <w:spacing w:line="360" w:lineRule="atLeast"/>
        <w:jc w:val="left"/>
        <w:rPr>
          <w:rFonts w:hint="default" w:ascii="Times New Roman" w:hAnsi="Times New Roman" w:eastAsia="宋体" w:cs="Times New Roman"/>
          <w:kern w:val="0"/>
          <w:sz w:val="24"/>
        </w:rPr>
      </w:pPr>
      <w:r>
        <w:rPr>
          <w:rFonts w:hint="default" w:ascii="Times New Roman" w:hAnsi="Times New Roman" w:eastAsia="宋体" w:cs="Times New Roman"/>
          <w:kern w:val="0"/>
          <w:sz w:val="24"/>
        </w:rPr>
        <w:pict>
          <v:rect id="_x0000_i1039" o:spt="1" style="height:1.5pt;width:0pt;" fillcolor="#000000" filled="t" stroked="f" coordsize="21600,21600" o:hr="t" o:hrstd="t" o:hrnoshade="t" o:hralign="center">
            <v:path/>
            <v:fill on="t" focussize="0,0"/>
            <v:stroke on="f"/>
            <v:imagedata o:title=""/>
            <o:lock v:ext="edit"/>
            <w10:wrap type="none"/>
            <w10:anchorlock/>
          </v:rect>
        </w:pict>
      </w:r>
    </w:p>
    <w:p w14:paraId="1BE14B65">
      <w:pPr>
        <w:pStyle w:val="6"/>
        <w:rPr>
          <w:rFonts w:hint="default" w:ascii="Times New Roman" w:hAnsi="Times New Roman" w:eastAsia="宋体" w:cs="Times New Roman"/>
        </w:rPr>
      </w:pPr>
      <w:bookmarkStart w:id="31" w:name="_Toc19840"/>
      <w:r>
        <w:rPr>
          <w:rFonts w:hint="default" w:ascii="Times New Roman" w:hAnsi="Times New Roman" w:eastAsia="宋体" w:cs="Times New Roman"/>
        </w:rPr>
        <w:t>4.5.</w:t>
      </w:r>
      <w:r>
        <w:rPr>
          <w:rFonts w:hint="default" w:ascii="Times New Roman" w:hAnsi="Times New Roman" w:eastAsia="宋体" w:cs="Times New Roman"/>
        </w:rPr>
        <w:t xml:space="preserve">4 </w:t>
      </w:r>
      <w:r>
        <w:rPr>
          <w:rFonts w:hint="default" w:ascii="Times New Roman" w:hAnsi="Times New Roman" w:eastAsia="宋体" w:cs="Times New Roman"/>
        </w:rPr>
        <w:t>job_ope</w:t>
      </w:r>
      <w:r>
        <w:rPr>
          <w:rFonts w:hint="default" w:ascii="Times New Roman" w:hAnsi="Times New Roman" w:eastAsia="宋体" w:cs="Times New Roman"/>
        </w:rPr>
        <w:t>n -</w:t>
      </w:r>
      <w:r>
        <w:rPr>
          <w:rFonts w:hint="default" w:ascii="Times New Roman" w:hAnsi="Times New Roman" w:eastAsia="宋体" w:cs="Times New Roman"/>
        </w:rPr>
        <w:t xml:space="preserve"> </w:t>
      </w:r>
      <w:r>
        <w:rPr>
          <w:rFonts w:hint="default" w:ascii="Times New Roman" w:hAnsi="Times New Roman" w:eastAsia="宋体" w:cs="Times New Roman"/>
        </w:rPr>
        <w:t>打开指定</w:t>
      </w:r>
      <w:r>
        <w:rPr>
          <w:rFonts w:hint="default" w:ascii="Times New Roman" w:hAnsi="Times New Roman" w:eastAsia="宋体" w:cs="Times New Roman"/>
        </w:rPr>
        <w:t>作业</w:t>
      </w:r>
      <w:r>
        <w:rPr>
          <w:rFonts w:hint="default" w:ascii="Times New Roman" w:hAnsi="Times New Roman" w:eastAsia="宋体" w:cs="Times New Roman"/>
        </w:rPr>
        <w:t>文件</w:t>
      </w:r>
      <w:bookmarkEnd w:id="31"/>
    </w:p>
    <w:p w14:paraId="2D1613E5">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rPr>
        <w:t>. job_open(socketFd, jobName):</w:t>
      </w:r>
    </w:p>
    <w:p w14:paraId="4306067E">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5933E27E">
      <w:pPr>
        <w:widowControl/>
        <w:numPr>
          <w:ilvl w:val="0"/>
          <w:numId w:val="3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rPr>
        <w:t>socketFd</w:t>
      </w:r>
      <w:r>
        <w:rPr>
          <w:rFonts w:hint="default" w:ascii="Times New Roman" w:hAnsi="Times New Roman" w:eastAsia="宋体" w:cs="Times New Roman"/>
          <w:color w:val="000000"/>
          <w:kern w:val="0"/>
          <w:sz w:val="24"/>
        </w:rPr>
        <w:t>：连接句柄</w:t>
      </w:r>
    </w:p>
    <w:p w14:paraId="3684E9FE">
      <w:pPr>
        <w:widowControl/>
        <w:numPr>
          <w:ilvl w:val="0"/>
          <w:numId w:val="3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rPr>
        <w:t>jobName</w:t>
      </w:r>
      <w:r>
        <w:rPr>
          <w:rFonts w:hint="default" w:ascii="Times New Roman" w:hAnsi="Times New Roman" w:eastAsia="宋体" w:cs="Times New Roman"/>
          <w:color w:val="000000"/>
          <w:kern w:val="0"/>
          <w:sz w:val="24"/>
        </w:rPr>
        <w:t>：作业文件名称</w:t>
      </w:r>
    </w:p>
    <w:p w14:paraId="59BDB33D">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5D9219E7">
      <w:pPr>
        <w:widowControl/>
        <w:numPr>
          <w:ilvl w:val="0"/>
          <w:numId w:val="3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48F89E97">
      <w:pPr>
        <w:widowControl/>
        <w:numPr>
          <w:ilvl w:val="1"/>
          <w:numId w:val="3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04E8E15F">
      <w:pPr>
        <w:widowControl/>
        <w:numPr>
          <w:ilvl w:val="1"/>
          <w:numId w:val="3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751ABD2B">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可以参考本文档的6.7部分</w:t>
      </w:r>
    </w:p>
    <w:p w14:paraId="1DD81BA6">
      <w:pPr>
        <w:widowControl/>
        <w:spacing w:line="360" w:lineRule="atLeast"/>
        <w:jc w:val="left"/>
        <w:rPr>
          <w:rFonts w:hint="default" w:ascii="Times New Roman" w:hAnsi="Times New Roman" w:eastAsia="宋体" w:cs="Times New Roman"/>
          <w:kern w:val="0"/>
          <w:sz w:val="24"/>
        </w:rPr>
      </w:pPr>
      <w:r>
        <w:rPr>
          <w:rFonts w:hint="default" w:ascii="Times New Roman" w:hAnsi="Times New Roman" w:eastAsia="宋体" w:cs="Times New Roman"/>
          <w:kern w:val="0"/>
          <w:sz w:val="24"/>
        </w:rPr>
        <w:pict>
          <v:rect id="_x0000_i1040" o:spt="1" style="height:1.5pt;width:0pt;" fillcolor="#000000" filled="t" stroked="f" coordsize="21600,21600" o:hr="t" o:hrstd="t" o:hrnoshade="t" o:hralign="center">
            <v:path/>
            <v:fill on="t" focussize="0,0"/>
            <v:stroke on="f"/>
            <v:imagedata o:title=""/>
            <o:lock v:ext="edit"/>
            <w10:wrap type="none"/>
            <w10:anchorlock/>
          </v:rect>
        </w:pict>
      </w:r>
    </w:p>
    <w:p w14:paraId="54274471">
      <w:pPr>
        <w:pStyle w:val="6"/>
        <w:rPr>
          <w:rFonts w:hint="default" w:ascii="Times New Roman" w:hAnsi="Times New Roman" w:eastAsia="宋体" w:cs="Times New Roman"/>
        </w:rPr>
      </w:pPr>
      <w:bookmarkStart w:id="32" w:name="_Toc29566"/>
      <w:r>
        <w:rPr>
          <w:rFonts w:hint="default" w:ascii="Times New Roman" w:hAnsi="Times New Roman" w:eastAsia="宋体" w:cs="Times New Roman"/>
        </w:rPr>
        <w:t>4.5.</w:t>
      </w:r>
      <w:r>
        <w:rPr>
          <w:rFonts w:hint="default" w:ascii="Times New Roman" w:hAnsi="Times New Roman" w:eastAsia="宋体" w:cs="Times New Roman"/>
        </w:rPr>
        <w:t xml:space="preserve">5 </w:t>
      </w:r>
      <w:r>
        <w:rPr>
          <w:rFonts w:hint="default" w:ascii="Times New Roman" w:hAnsi="Times New Roman" w:eastAsia="宋体" w:cs="Times New Roman"/>
        </w:rPr>
        <w:t>job</w:t>
      </w:r>
      <w:r>
        <w:rPr>
          <w:rFonts w:hint="default" w:ascii="Times New Roman" w:hAnsi="Times New Roman" w:eastAsia="宋体" w:cs="Times New Roman"/>
        </w:rPr>
        <w:t xml:space="preserve">_create </w:t>
      </w:r>
      <w:r>
        <w:rPr>
          <w:rFonts w:hint="default" w:ascii="Times New Roman" w:hAnsi="Times New Roman" w:eastAsia="宋体" w:cs="Times New Roman"/>
        </w:rPr>
        <w:t xml:space="preserve">– </w:t>
      </w:r>
      <w:r>
        <w:rPr>
          <w:rFonts w:hint="default" w:ascii="Times New Roman" w:hAnsi="Times New Roman" w:eastAsia="宋体" w:cs="Times New Roman"/>
        </w:rPr>
        <w:t>创建</w:t>
      </w:r>
      <w:r>
        <w:rPr>
          <w:rFonts w:hint="default" w:ascii="Times New Roman" w:hAnsi="Times New Roman" w:eastAsia="宋体" w:cs="Times New Roman"/>
        </w:rPr>
        <w:t>作业</w:t>
      </w:r>
      <w:r>
        <w:rPr>
          <w:rFonts w:hint="default" w:ascii="Times New Roman" w:hAnsi="Times New Roman" w:eastAsia="宋体" w:cs="Times New Roman"/>
        </w:rPr>
        <w:t>文件名</w:t>
      </w:r>
      <w:bookmarkEnd w:id="32"/>
    </w:p>
    <w:p w14:paraId="01798224">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rPr>
        <w:t>job_create(socketFd, jobName):</w:t>
      </w:r>
    </w:p>
    <w:p w14:paraId="2D823F73">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78C8E43C">
      <w:pPr>
        <w:widowControl/>
        <w:numPr>
          <w:ilvl w:val="0"/>
          <w:numId w:val="3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rPr>
        <w:t>socketFd</w:t>
      </w:r>
      <w:r>
        <w:rPr>
          <w:rFonts w:hint="default" w:ascii="Times New Roman" w:hAnsi="Times New Roman" w:eastAsia="宋体" w:cs="Times New Roman"/>
          <w:color w:val="000000"/>
          <w:kern w:val="0"/>
          <w:sz w:val="24"/>
        </w:rPr>
        <w:t>：连接句柄</w:t>
      </w:r>
    </w:p>
    <w:p w14:paraId="4DE8C5BF">
      <w:pPr>
        <w:widowControl/>
        <w:numPr>
          <w:ilvl w:val="0"/>
          <w:numId w:val="3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rPr>
        <w:t>jobName</w:t>
      </w:r>
      <w:r>
        <w:rPr>
          <w:rFonts w:hint="default" w:ascii="Times New Roman" w:hAnsi="Times New Roman" w:eastAsia="宋体" w:cs="Times New Roman"/>
          <w:color w:val="000000"/>
          <w:kern w:val="0"/>
          <w:sz w:val="24"/>
        </w:rPr>
        <w:t>：作业文件名称</w:t>
      </w:r>
    </w:p>
    <w:p w14:paraId="75F720DA">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24B43DB0">
      <w:pPr>
        <w:widowControl/>
        <w:numPr>
          <w:ilvl w:val="0"/>
          <w:numId w:val="3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31AF5165">
      <w:pPr>
        <w:widowControl/>
        <w:numPr>
          <w:ilvl w:val="1"/>
          <w:numId w:val="3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2DD25BF8">
      <w:pPr>
        <w:widowControl/>
        <w:numPr>
          <w:ilvl w:val="1"/>
          <w:numId w:val="3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7A1F0F7C">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p>
    <w:p w14:paraId="14A1F273">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#新建TTT.JBR 文件job_create(SOCKETFD socketFd,"TTT");</w:t>
      </w:r>
    </w:p>
    <w:p w14:paraId="23DED68F">
      <w:pPr>
        <w:widowControl/>
        <w:spacing w:line="360" w:lineRule="atLeast"/>
        <w:jc w:val="left"/>
        <w:rPr>
          <w:rFonts w:hint="default" w:ascii="Times New Roman" w:hAnsi="Times New Roman" w:eastAsia="宋体" w:cs="Times New Roman"/>
          <w:color w:val="000000"/>
          <w:kern w:val="0"/>
          <w:sz w:val="24"/>
        </w:rPr>
      </w:pPr>
    </w:p>
    <w:p w14:paraId="24000624">
      <w:pPr>
        <w:pStyle w:val="6"/>
        <w:rPr>
          <w:rFonts w:hint="default" w:ascii="Times New Roman" w:hAnsi="Times New Roman" w:eastAsia="宋体" w:cs="Times New Roman"/>
        </w:rPr>
      </w:pPr>
      <w:bookmarkStart w:id="33" w:name="_Toc12949"/>
      <w:r>
        <w:rPr>
          <w:rFonts w:hint="default" w:ascii="Times New Roman" w:hAnsi="Times New Roman" w:eastAsia="宋体" w:cs="Times New Roman"/>
        </w:rPr>
        <w:t>4.5.</w:t>
      </w:r>
      <w:r>
        <w:rPr>
          <w:rFonts w:hint="default" w:ascii="Times New Roman" w:hAnsi="Times New Roman" w:eastAsia="宋体" w:cs="Times New Roman"/>
        </w:rPr>
        <w:t xml:space="preserve">6 </w:t>
      </w:r>
      <w:r>
        <w:rPr>
          <w:rFonts w:hint="default" w:ascii="Times New Roman" w:hAnsi="Times New Roman" w:eastAsia="宋体" w:cs="Times New Roman"/>
        </w:rPr>
        <w:t>job_get_all_jobfile_name</w:t>
      </w:r>
      <w:r>
        <w:rPr>
          <w:rFonts w:hint="default" w:ascii="Times New Roman" w:hAnsi="Times New Roman" w:eastAsia="宋体" w:cs="Times New Roman"/>
        </w:rPr>
        <w:t xml:space="preserve"> </w:t>
      </w:r>
      <w:r>
        <w:rPr>
          <w:rFonts w:hint="default" w:ascii="Times New Roman" w:hAnsi="Times New Roman" w:eastAsia="宋体" w:cs="Times New Roman"/>
        </w:rPr>
        <w:t xml:space="preserve">– </w:t>
      </w:r>
      <w:r>
        <w:rPr>
          <w:rFonts w:hint="default" w:ascii="Times New Roman" w:hAnsi="Times New Roman" w:eastAsia="宋体" w:cs="Times New Roman"/>
        </w:rPr>
        <w:t>获取全部</w:t>
      </w:r>
      <w:r>
        <w:rPr>
          <w:rFonts w:hint="default" w:ascii="Times New Roman" w:hAnsi="Times New Roman" w:eastAsia="宋体" w:cs="Times New Roman"/>
        </w:rPr>
        <w:t>作业</w:t>
      </w:r>
      <w:r>
        <w:rPr>
          <w:rFonts w:hint="default" w:ascii="Times New Roman" w:hAnsi="Times New Roman" w:eastAsia="宋体" w:cs="Times New Roman"/>
        </w:rPr>
        <w:t>文件名</w:t>
      </w:r>
      <w:bookmarkEnd w:id="33"/>
    </w:p>
    <w:p w14:paraId="2FF8637A">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rPr>
        <w:t>job_get_all_jobfile_name(socketFd, robotsFile)</w:t>
      </w:r>
    </w:p>
    <w:p w14:paraId="670D1556">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7BF87229">
      <w:pPr>
        <w:widowControl/>
        <w:numPr>
          <w:ilvl w:val="0"/>
          <w:numId w:val="3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rPr>
        <w:t>socketFd</w:t>
      </w:r>
      <w:r>
        <w:rPr>
          <w:rFonts w:hint="default" w:ascii="Times New Roman" w:hAnsi="Times New Roman" w:eastAsia="宋体" w:cs="Times New Roman"/>
          <w:color w:val="000000"/>
          <w:kern w:val="0"/>
          <w:sz w:val="24"/>
        </w:rPr>
        <w:t>：连接句柄</w:t>
      </w:r>
    </w:p>
    <w:p w14:paraId="05407AA5">
      <w:pPr>
        <w:widowControl/>
        <w:numPr>
          <w:ilvl w:val="0"/>
          <w:numId w:val="3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rPr>
        <w:t>robotsFile</w:t>
      </w:r>
      <w:r>
        <w:rPr>
          <w:rFonts w:hint="default" w:ascii="Times New Roman" w:hAnsi="Times New Roman" w:eastAsia="宋体" w:cs="Times New Roman"/>
          <w:color w:val="000000"/>
          <w:kern w:val="0"/>
          <w:sz w:val="24"/>
        </w:rPr>
        <w:t>：作业文件名称</w:t>
      </w:r>
    </w:p>
    <w:p w14:paraId="15ADC736">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46C03018">
      <w:pPr>
        <w:widowControl/>
        <w:numPr>
          <w:ilvl w:val="0"/>
          <w:numId w:val="3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5601DB83">
      <w:pPr>
        <w:widowControl/>
        <w:numPr>
          <w:ilvl w:val="1"/>
          <w:numId w:val="3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204F25C8">
      <w:pPr>
        <w:widowControl/>
        <w:numPr>
          <w:ilvl w:val="1"/>
          <w:numId w:val="3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6E2DA6B9">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p>
    <w:p w14:paraId="2D3A9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import nrc_interface as nrc</w:t>
      </w:r>
    </w:p>
    <w:p w14:paraId="3C8814D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4B9375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建立连接</w:t>
      </w:r>
    </w:p>
    <w:p w14:paraId="73027A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 = nrc.connect_robot("192.168.1.13", "6001")</w:t>
      </w:r>
    </w:p>
    <w:p w14:paraId="51EDDCC0">
      <w:pPr>
        <w:widowControl/>
        <w:spacing w:line="360" w:lineRule="atLeast"/>
        <w:jc w:val="left"/>
        <w:rPr>
          <w:rFonts w:hint="default" w:ascii="Times New Roman" w:hAnsi="Times New Roman" w:eastAsia="宋体" w:cs="Times New Roman"/>
          <w:color w:val="000000"/>
          <w:kern w:val="0"/>
          <w:sz w:val="24"/>
        </w:rPr>
      </w:pPr>
    </w:p>
    <w:p w14:paraId="031700A3">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robots_file = nrc.VectorVectorString()</w:t>
      </w:r>
    </w:p>
    <w:p w14:paraId="24800CC3">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ret = nrc.job_get_all_jobfile_name(arm_test.socket_fd, robots_file)</w:t>
      </w:r>
    </w:p>
    <w:p w14:paraId="5F765A60">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print("返回值:", ret)</w:t>
      </w:r>
    </w:p>
    <w:p w14:paraId="5A75F4EF">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for i in range(robots_file.size()):</w:t>
      </w:r>
    </w:p>
    <w:p w14:paraId="7A42496A">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for j in range(len(robots_file[i])):</w:t>
      </w:r>
    </w:p>
    <w:p w14:paraId="1769206E">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print(robots_file[i][j])</w:t>
      </w:r>
    </w:p>
    <w:p w14:paraId="370DED55">
      <w:pPr>
        <w:widowControl/>
        <w:spacing w:line="360" w:lineRule="atLeast"/>
        <w:jc w:val="left"/>
        <w:rPr>
          <w:rFonts w:hint="default" w:ascii="Times New Roman" w:hAnsi="Times New Roman" w:eastAsia="宋体" w:cs="Times New Roman"/>
          <w:kern w:val="0"/>
          <w:sz w:val="24"/>
        </w:rPr>
      </w:pPr>
      <w:r>
        <w:rPr>
          <w:rFonts w:hint="default" w:ascii="Times New Roman" w:hAnsi="Times New Roman" w:eastAsia="宋体" w:cs="Times New Roman"/>
          <w:kern w:val="0"/>
          <w:sz w:val="24"/>
        </w:rPr>
        <w:pict>
          <v:rect id="_x0000_i1041" o:spt="1" style="height:1.5pt;width:0pt;" fillcolor="#000000" filled="t" stroked="f" coordsize="21600,21600" o:hr="t" o:hrstd="t" o:hrnoshade="t" o:hralign="center">
            <v:path/>
            <v:fill on="t" focussize="0,0"/>
            <v:stroke on="f"/>
            <v:imagedata o:title=""/>
            <o:lock v:ext="edit"/>
            <w10:wrap type="none"/>
            <w10:anchorlock/>
          </v:rect>
        </w:pict>
      </w:r>
    </w:p>
    <w:p w14:paraId="0E046A28">
      <w:pPr>
        <w:widowControl/>
        <w:spacing w:line="360" w:lineRule="atLeast"/>
        <w:jc w:val="left"/>
        <w:rPr>
          <w:rFonts w:hint="default" w:ascii="Times New Roman" w:hAnsi="Times New Roman" w:eastAsia="宋体" w:cs="Times New Roman"/>
          <w:kern w:val="0"/>
          <w:sz w:val="24"/>
        </w:rPr>
      </w:pPr>
    </w:p>
    <w:p w14:paraId="357E3B2D">
      <w:pPr>
        <w:pStyle w:val="6"/>
        <w:rPr>
          <w:rFonts w:hint="default" w:ascii="Times New Roman" w:hAnsi="Times New Roman" w:eastAsia="宋体" w:cs="Times New Roman"/>
        </w:rPr>
      </w:pPr>
      <w:bookmarkStart w:id="34" w:name="_Toc17480"/>
      <w:r>
        <w:rPr>
          <w:rFonts w:hint="default" w:ascii="Times New Roman" w:hAnsi="Times New Roman" w:eastAsia="宋体" w:cs="Times New Roman"/>
        </w:rPr>
        <w:t>4.5.</w:t>
      </w:r>
      <w:r>
        <w:rPr>
          <w:rFonts w:hint="eastAsia" w:ascii="Times New Roman" w:hAnsi="Times New Roman" w:eastAsia="宋体" w:cs="Times New Roman"/>
          <w:lang w:val="en-US" w:eastAsia="zh-CN"/>
        </w:rPr>
        <w:t>7</w:t>
      </w:r>
      <w:r>
        <w:rPr>
          <w:rFonts w:hint="default" w:ascii="Times New Roman" w:hAnsi="Times New Roman" w:eastAsia="宋体" w:cs="Times New Roman"/>
        </w:rPr>
        <w:t xml:space="preserve"> </w:t>
      </w:r>
      <w:r>
        <w:rPr>
          <w:rFonts w:hint="default" w:ascii="Times New Roman" w:hAnsi="Times New Roman" w:eastAsia="宋体" w:cs="Times New Roman"/>
        </w:rPr>
        <w:t>job_</w:t>
      </w:r>
      <w:r>
        <w:rPr>
          <w:rFonts w:hint="default" w:ascii="Times New Roman" w:hAnsi="Times New Roman" w:eastAsia="宋体" w:cs="Times New Roman"/>
        </w:rPr>
        <w:t xml:space="preserve">run </w:t>
      </w:r>
      <w:r>
        <w:rPr>
          <w:rFonts w:hint="default" w:ascii="Times New Roman" w:hAnsi="Times New Roman" w:eastAsia="宋体" w:cs="Times New Roman"/>
        </w:rPr>
        <w:t>–</w:t>
      </w:r>
      <w:r>
        <w:rPr>
          <w:rFonts w:hint="default" w:ascii="Times New Roman" w:hAnsi="Times New Roman" w:eastAsia="宋体" w:cs="Times New Roman"/>
        </w:rPr>
        <w:t>启动指定</w:t>
      </w:r>
      <w:r>
        <w:rPr>
          <w:rFonts w:hint="default" w:ascii="Times New Roman" w:hAnsi="Times New Roman" w:eastAsia="宋体" w:cs="Times New Roman"/>
        </w:rPr>
        <w:t>作业</w:t>
      </w:r>
      <w:r>
        <w:rPr>
          <w:rFonts w:hint="default" w:ascii="Times New Roman" w:hAnsi="Times New Roman" w:eastAsia="宋体" w:cs="Times New Roman"/>
        </w:rPr>
        <w:t>文件</w:t>
      </w:r>
      <w:bookmarkEnd w:id="34"/>
    </w:p>
    <w:p w14:paraId="46B0F235">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rPr>
        <w:t xml:space="preserve"> job_run(socketFd, jobName):</w:t>
      </w:r>
    </w:p>
    <w:p w14:paraId="0D48B253">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38EDD02D">
      <w:pPr>
        <w:widowControl/>
        <w:numPr>
          <w:ilvl w:val="0"/>
          <w:numId w:val="3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rPr>
        <w:t>socketFd</w:t>
      </w:r>
      <w:r>
        <w:rPr>
          <w:rFonts w:hint="default" w:ascii="Times New Roman" w:hAnsi="Times New Roman" w:eastAsia="宋体" w:cs="Times New Roman"/>
          <w:color w:val="000000"/>
          <w:kern w:val="0"/>
          <w:sz w:val="24"/>
        </w:rPr>
        <w:t>：连接句柄</w:t>
      </w:r>
    </w:p>
    <w:p w14:paraId="165826C4">
      <w:pPr>
        <w:widowControl/>
        <w:numPr>
          <w:ilvl w:val="0"/>
          <w:numId w:val="3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rPr>
        <w:t>jobName</w:t>
      </w:r>
      <w:r>
        <w:rPr>
          <w:rFonts w:hint="default" w:ascii="Times New Roman" w:hAnsi="Times New Roman" w:eastAsia="宋体" w:cs="Times New Roman"/>
          <w:color w:val="000000"/>
          <w:kern w:val="0"/>
          <w:sz w:val="24"/>
        </w:rPr>
        <w:t>：作业文件名称</w:t>
      </w:r>
    </w:p>
    <w:p w14:paraId="4ED3ED91">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334DAEA4">
      <w:pPr>
        <w:widowControl/>
        <w:numPr>
          <w:ilvl w:val="0"/>
          <w:numId w:val="3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463190AF">
      <w:pPr>
        <w:widowControl/>
        <w:numPr>
          <w:ilvl w:val="1"/>
          <w:numId w:val="3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768871DF">
      <w:pPr>
        <w:widowControl/>
        <w:numPr>
          <w:ilvl w:val="1"/>
          <w:numId w:val="3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6B857238">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p>
    <w:p w14:paraId="5C5A4C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import nrc_interface as nrc</w:t>
      </w:r>
    </w:p>
    <w:p w14:paraId="0F23AF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67130D4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建立连接</w:t>
      </w:r>
    </w:p>
    <w:p w14:paraId="60F1B1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 = nrc.connect_robot("192.168.1.13", "6001")</w:t>
      </w:r>
    </w:p>
    <w:p w14:paraId="1387D099">
      <w:pPr>
        <w:widowControl/>
        <w:spacing w:line="360" w:lineRule="atLeast"/>
        <w:jc w:val="left"/>
        <w:rPr>
          <w:rFonts w:hint="default" w:ascii="Times New Roman" w:hAnsi="Times New Roman" w:eastAsia="宋体" w:cs="Times New Roman"/>
          <w:color w:val="000000"/>
          <w:kern w:val="0"/>
          <w:sz w:val="24"/>
        </w:rPr>
      </w:pPr>
    </w:p>
    <w:p w14:paraId="196B53C1">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ret = nrc</w:t>
      </w:r>
      <w:r>
        <w:rPr>
          <w:rFonts w:hint="default" w:ascii="Times New Roman" w:hAnsi="Times New Roman" w:eastAsia="宋体" w:cs="Times New Roman"/>
          <w:color w:val="000000"/>
          <w:kern w:val="0"/>
          <w:sz w:val="24"/>
        </w:rPr>
        <w:t>.</w:t>
      </w:r>
      <w:r>
        <w:rPr>
          <w:rFonts w:hint="default" w:ascii="Times New Roman" w:hAnsi="Times New Roman" w:eastAsia="宋体" w:cs="Times New Roman"/>
        </w:rPr>
        <w:t xml:space="preserve"> job_run(socket</w:t>
      </w:r>
      <w:r>
        <w:rPr>
          <w:rFonts w:hint="default" w:ascii="Times New Roman" w:hAnsi="Times New Roman" w:eastAsia="宋体" w:cs="Times New Roman"/>
        </w:rPr>
        <w:t>_</w:t>
      </w:r>
      <w:r>
        <w:rPr>
          <w:rFonts w:hint="default" w:ascii="Times New Roman" w:hAnsi="Times New Roman" w:eastAsia="宋体" w:cs="Times New Roman"/>
        </w:rPr>
        <w:t>Fd,”</w:t>
      </w:r>
      <w:r>
        <w:rPr>
          <w:rFonts w:hint="default" w:ascii="Times New Roman" w:hAnsi="Times New Roman" w:eastAsia="宋体" w:cs="Times New Roman"/>
        </w:rPr>
        <w:t>TTT</w:t>
      </w:r>
      <w:r>
        <w:rPr>
          <w:rFonts w:hint="default" w:ascii="Times New Roman" w:hAnsi="Times New Roman" w:eastAsia="宋体" w:cs="Times New Roman"/>
        </w:rPr>
        <w:t>”)</w:t>
      </w:r>
      <w:r>
        <w:rPr>
          <w:rFonts w:hint="default" w:ascii="Times New Roman" w:hAnsi="Times New Roman" w:eastAsia="宋体" w:cs="Times New Roman"/>
        </w:rPr>
        <w:t>*启动作业文件“TTT”</w:t>
      </w:r>
    </w:p>
    <w:p w14:paraId="4578C64A">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print("返回值:", ret)</w:t>
      </w:r>
    </w:p>
    <w:p w14:paraId="123E0E05">
      <w:pPr>
        <w:rPr>
          <w:rFonts w:hint="default" w:ascii="Times New Roman" w:hAnsi="Times New Roman" w:eastAsia="宋体" w:cs="Times New Roman"/>
        </w:rPr>
      </w:pPr>
    </w:p>
    <w:p w14:paraId="60E48DE8">
      <w:pPr>
        <w:pStyle w:val="4"/>
        <w:rPr>
          <w:rFonts w:hint="default" w:ascii="Times New Roman" w:hAnsi="Times New Roman" w:eastAsia="宋体" w:cs="Times New Roman"/>
        </w:rPr>
      </w:pPr>
      <w:bookmarkStart w:id="35" w:name="_Toc15288"/>
      <w:r>
        <w:rPr>
          <w:rFonts w:hint="default" w:ascii="Times New Roman" w:hAnsi="Times New Roman" w:eastAsia="宋体" w:cs="Times New Roman"/>
        </w:rPr>
        <w:t>4.6 实时运动控制接口</w:t>
      </w:r>
      <w:bookmarkEnd w:id="35"/>
    </w:p>
    <w:p w14:paraId="3B24E5CF">
      <w:pPr>
        <w:pStyle w:val="6"/>
        <w:rPr>
          <w:rFonts w:hint="default" w:ascii="Times New Roman" w:hAnsi="Times New Roman" w:eastAsia="宋体" w:cs="Times New Roman"/>
        </w:rPr>
      </w:pPr>
      <w:bookmarkStart w:id="36" w:name="_Toc17279"/>
      <w:r>
        <w:rPr>
          <w:rFonts w:hint="default" w:ascii="Times New Roman" w:hAnsi="Times New Roman" w:eastAsia="宋体" w:cs="Times New Roman"/>
        </w:rPr>
        <w:t>4.6.1 robot_movej - 关节空间运动到目标位姿</w:t>
      </w:r>
      <w:bookmarkEnd w:id="36"/>
    </w:p>
    <w:p w14:paraId="1190F897">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robot_movej(socket_fd, move_cmd)</w:t>
      </w:r>
    </w:p>
    <w:p w14:paraId="019D69CA">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0EF00EF3">
      <w:pPr>
        <w:widowControl/>
        <w:numPr>
          <w:ilvl w:val="0"/>
          <w:numId w:val="32"/>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w:t>
      </w:r>
      <w:r>
        <w:rPr>
          <w:rFonts w:hint="default" w:ascii="Times New Roman" w:hAnsi="Times New Roman" w:eastAsia="宋体" w:cs="Times New Roman"/>
          <w:color w:val="000000"/>
          <w:kern w:val="0"/>
          <w:sz w:val="24"/>
        </w:rPr>
        <w:t>：连接句柄</w:t>
      </w:r>
    </w:p>
    <w:p w14:paraId="2A7A4C55">
      <w:pPr>
        <w:widowControl/>
        <w:numPr>
          <w:ilvl w:val="0"/>
          <w:numId w:val="32"/>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move_cmd</w:t>
      </w:r>
      <w:r>
        <w:rPr>
          <w:rFonts w:hint="default" w:ascii="Times New Roman" w:hAnsi="Times New Roman" w:eastAsia="宋体" w:cs="Times New Roman"/>
          <w:color w:val="000000"/>
          <w:kern w:val="0"/>
          <w:sz w:val="24"/>
        </w:rPr>
        <w:t>：运动指令结构体，包含目标位置和运动参数</w:t>
      </w:r>
    </w:p>
    <w:p w14:paraId="30CF25DE">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15EC94B3">
      <w:pPr>
        <w:widowControl/>
        <w:numPr>
          <w:ilvl w:val="0"/>
          <w:numId w:val="33"/>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30114718">
      <w:pPr>
        <w:widowControl/>
        <w:numPr>
          <w:ilvl w:val="1"/>
          <w:numId w:val="33"/>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21E13E6C">
      <w:pPr>
        <w:widowControl/>
        <w:numPr>
          <w:ilvl w:val="1"/>
          <w:numId w:val="33"/>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59247722">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注意使用时要先上电</w:t>
      </w:r>
    </w:p>
    <w:p w14:paraId="66FB36E4">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python</w:t>
      </w:r>
    </w:p>
    <w:p w14:paraId="4E75C1C3">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运行</w:t>
      </w:r>
    </w:p>
    <w:p w14:paraId="1697362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import nrc_interface as nrc</w:t>
      </w:r>
    </w:p>
    <w:p w14:paraId="42042CC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import time</w:t>
      </w:r>
    </w:p>
    <w:p w14:paraId="353605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746E0B6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建立连接</w:t>
      </w:r>
    </w:p>
    <w:p w14:paraId="3CB997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 = nrc.connect_robot("192.168.1.13", "6001")</w:t>
      </w:r>
    </w:p>
    <w:p w14:paraId="1449BBC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741E61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nrc.set_servo_poweron(arm_test.socket_fd)            #上电</w:t>
      </w:r>
    </w:p>
    <w:p w14:paraId="36F55B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time.sleep(1)</w:t>
      </w:r>
    </w:p>
    <w:p w14:paraId="7DB57D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初始化MoveCmd</w:t>
      </w:r>
    </w:p>
    <w:p w14:paraId="369849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moveCmd = nrc.MoveCmd()</w:t>
      </w:r>
    </w:p>
    <w:p w14:paraId="0B5A13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02DF6B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 目标关节角度 7轴</w:t>
      </w:r>
    </w:p>
    <w:p w14:paraId="501BE21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target = [0, 0, 0, 0, 0, 0, 0]</w:t>
      </w:r>
    </w:p>
    <w:p w14:paraId="58BC6D0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4FB0C2D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 设置长度 = 7</w:t>
      </w:r>
    </w:p>
    <w:p w14:paraId="4B2FD5F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moveCmd.targetPosValue.resize(7)  </w:t>
      </w:r>
    </w:p>
    <w:p w14:paraId="053094D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33C9C3D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 逐个赋值</w:t>
      </w:r>
    </w:p>
    <w:p w14:paraId="5E6B8FA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for i in range(7):</w:t>
      </w:r>
    </w:p>
    <w:p w14:paraId="4D6D7C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moveCmd.targetPosValue[i] = target[i]    </w:t>
      </w:r>
    </w:p>
    <w:p w14:paraId="7C51A60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设置运动参数</w:t>
      </w:r>
    </w:p>
    <w:p w14:paraId="635AB64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moveCmd.coord = 0</w:t>
      </w:r>
    </w:p>
    <w:p w14:paraId="2A0F9E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moveCmd.velocity = 100</w:t>
      </w:r>
    </w:p>
    <w:p w14:paraId="3450E1D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moveCmd.acc = 100</w:t>
      </w:r>
    </w:p>
    <w:p w14:paraId="1DF48C4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moveCmd.dec = 100</w:t>
      </w:r>
    </w:p>
    <w:p w14:paraId="49B59E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moveCmd.pl = 5</w:t>
      </w:r>
    </w:p>
    <w:p w14:paraId="579590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调用官方实时关节运动接口</w:t>
      </w:r>
    </w:p>
    <w:p w14:paraId="1FC981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ret = nrc.robot_movej(socket_fd, moveCmd)</w:t>
      </w:r>
    </w:p>
    <w:p w14:paraId="1087E1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print(f"调用返回值(ret) = {ret}")</w:t>
      </w:r>
    </w:p>
    <w:p w14:paraId="47F0A85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7675D4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time.sleep(10)</w:t>
      </w:r>
    </w:p>
    <w:p w14:paraId="70AC4BB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2162A7B3">
      <w:pPr>
        <w:widowControl/>
        <w:spacing w:line="360" w:lineRule="atLeast"/>
        <w:jc w:val="left"/>
        <w:rPr>
          <w:rFonts w:hint="default" w:ascii="Times New Roman" w:hAnsi="Times New Roman" w:eastAsia="宋体" w:cs="Times New Roman"/>
          <w:kern w:val="0"/>
          <w:sz w:val="24"/>
        </w:rPr>
      </w:pPr>
      <w:r>
        <w:rPr>
          <w:rFonts w:hint="default" w:ascii="Times New Roman" w:hAnsi="Times New Roman" w:eastAsia="宋体" w:cs="Times New Roman"/>
          <w:kern w:val="0"/>
          <w:sz w:val="24"/>
        </w:rPr>
        <w:pict>
          <v:rect id="_x0000_i1042" o:spt="1" style="height:1.5pt;width:0pt;" fillcolor="#000000" filled="t" stroked="f" coordsize="21600,21600" o:hr="t" o:hrstd="t" o:hrnoshade="t" o:hralign="center">
            <v:path/>
            <v:fill on="t" focussize="0,0"/>
            <v:stroke on="f"/>
            <v:imagedata o:title=""/>
            <o:lock v:ext="edit"/>
            <w10:wrap type="none"/>
            <w10:anchorlock/>
          </v:rect>
        </w:pict>
      </w:r>
    </w:p>
    <w:p w14:paraId="2DB02161">
      <w:pPr>
        <w:pStyle w:val="6"/>
        <w:rPr>
          <w:rFonts w:hint="default" w:ascii="Times New Roman" w:hAnsi="Times New Roman" w:eastAsia="宋体" w:cs="Times New Roman"/>
        </w:rPr>
      </w:pPr>
      <w:bookmarkStart w:id="37" w:name="_Toc18140"/>
      <w:r>
        <w:rPr>
          <w:rFonts w:hint="default" w:ascii="Times New Roman" w:hAnsi="Times New Roman" w:eastAsia="宋体" w:cs="Times New Roman"/>
        </w:rPr>
        <w:t>4.6.2 robot_movel - 笛卡尔空间直线运动到目标位姿</w:t>
      </w:r>
      <w:bookmarkEnd w:id="37"/>
    </w:p>
    <w:p w14:paraId="58FD56A3">
      <w:pPr>
        <w:widowControl/>
        <w:spacing w:line="360" w:lineRule="atLeast"/>
        <w:jc w:val="left"/>
        <w:rPr>
          <w:rFonts w:hint="default" w:ascii="Times New Roman" w:hAnsi="Times New Roman" w:eastAsia="宋体" w:cs="Times New Roman"/>
          <w:b/>
          <w:bCs/>
          <w:kern w:val="0"/>
          <w:sz w:val="24"/>
        </w:rPr>
      </w:pPr>
      <w:r>
        <w:rPr>
          <w:rFonts w:hint="default" w:ascii="Times New Roman" w:hAnsi="Times New Roman" w:eastAsia="宋体" w:cs="Times New Roman"/>
          <w:b/>
          <w:bCs/>
          <w:kern w:val="0"/>
          <w:sz w:val="24"/>
        </w:rPr>
        <w:t>方法</w:t>
      </w:r>
    </w:p>
    <w:p w14:paraId="09F1813C">
      <w:pPr>
        <w:widowControl/>
        <w:spacing w:line="360" w:lineRule="atLeast"/>
        <w:jc w:val="left"/>
        <w:rPr>
          <w:rFonts w:hint="default" w:ascii="Times New Roman" w:hAnsi="Times New Roman" w:eastAsia="宋体" w:cs="Times New Roman"/>
          <w:kern w:val="0"/>
          <w:sz w:val="24"/>
        </w:rPr>
      </w:pPr>
      <w:r>
        <w:rPr>
          <w:rFonts w:hint="default" w:ascii="Times New Roman" w:hAnsi="Times New Roman" w:eastAsia="宋体" w:cs="Times New Roman"/>
          <w:kern w:val="0"/>
          <w:sz w:val="24"/>
        </w:rPr>
        <w:t>robot_movel(socket_fd, move_cmd)</w:t>
      </w:r>
    </w:p>
    <w:p w14:paraId="10F7A25B">
      <w:pPr>
        <w:widowControl/>
        <w:spacing w:line="360" w:lineRule="atLeast"/>
        <w:jc w:val="left"/>
        <w:rPr>
          <w:rFonts w:hint="default" w:ascii="Times New Roman" w:hAnsi="Times New Roman" w:eastAsia="宋体" w:cs="Times New Roman"/>
          <w:b/>
          <w:bCs/>
          <w:kern w:val="0"/>
          <w:sz w:val="24"/>
        </w:rPr>
      </w:pPr>
      <w:r>
        <w:rPr>
          <w:rFonts w:hint="default" w:ascii="Times New Roman" w:hAnsi="Times New Roman" w:eastAsia="宋体" w:cs="Times New Roman"/>
          <w:b/>
          <w:bCs/>
          <w:kern w:val="0"/>
          <w:sz w:val="24"/>
        </w:rPr>
        <w:t>功能</w:t>
      </w:r>
    </w:p>
    <w:p w14:paraId="071C4272">
      <w:pPr>
        <w:widowControl/>
        <w:spacing w:line="360" w:lineRule="atLeast"/>
        <w:jc w:val="left"/>
        <w:rPr>
          <w:rFonts w:hint="default" w:ascii="Times New Roman" w:hAnsi="Times New Roman" w:eastAsia="宋体" w:cs="Times New Roman"/>
          <w:kern w:val="0"/>
          <w:sz w:val="24"/>
        </w:rPr>
      </w:pPr>
      <w:r>
        <w:rPr>
          <w:rFonts w:hint="default" w:ascii="Times New Roman" w:hAnsi="Times New Roman" w:eastAsia="宋体" w:cs="Times New Roman"/>
          <w:kern w:val="0"/>
          <w:sz w:val="24"/>
        </w:rPr>
        <w:t>在笛卡尔空间中，控制机械臂从当前位姿沿直线运动至目标位姿。</w:t>
      </w:r>
    </w:p>
    <w:p w14:paraId="622DCA88">
      <w:pPr>
        <w:widowControl/>
        <w:spacing w:line="360" w:lineRule="atLeast"/>
        <w:jc w:val="left"/>
        <w:rPr>
          <w:rFonts w:hint="default" w:ascii="Times New Roman" w:hAnsi="Times New Roman" w:eastAsia="宋体" w:cs="Times New Roman"/>
          <w:b/>
          <w:bCs/>
          <w:kern w:val="0"/>
          <w:sz w:val="24"/>
        </w:rPr>
      </w:pPr>
      <w:r>
        <w:rPr>
          <w:rFonts w:hint="default" w:ascii="Times New Roman" w:hAnsi="Times New Roman" w:eastAsia="宋体" w:cs="Times New Roman"/>
          <w:b/>
          <w:bCs/>
          <w:kern w:val="0"/>
          <w:sz w:val="24"/>
        </w:rPr>
        <w:t>参数</w:t>
      </w:r>
    </w:p>
    <w:p w14:paraId="11BFA950">
      <w:pPr>
        <w:widowControl/>
        <w:spacing w:line="360" w:lineRule="atLeast"/>
        <w:jc w:val="left"/>
        <w:rPr>
          <w:rFonts w:hint="default" w:ascii="Times New Roman" w:hAnsi="Times New Roman" w:eastAsia="宋体" w:cs="Times New Roman"/>
          <w:kern w:val="0"/>
          <w:sz w:val="24"/>
        </w:rPr>
      </w:pPr>
      <w:r>
        <w:rPr>
          <w:rFonts w:hint="default" w:ascii="Times New Roman" w:hAnsi="Times New Roman" w:eastAsia="宋体" w:cs="Times New Roman"/>
          <w:kern w:val="0"/>
          <w:sz w:val="24"/>
        </w:rPr>
        <w:t>socket_fd：连接句柄（机器人连接成功后返回的 ID）</w:t>
      </w:r>
    </w:p>
    <w:p w14:paraId="00CF16BE">
      <w:pPr>
        <w:widowControl/>
        <w:spacing w:line="360" w:lineRule="atLeast"/>
        <w:jc w:val="left"/>
        <w:rPr>
          <w:rFonts w:hint="default" w:ascii="Times New Roman" w:hAnsi="Times New Roman" w:eastAsia="宋体" w:cs="Times New Roman"/>
          <w:kern w:val="0"/>
          <w:sz w:val="24"/>
        </w:rPr>
      </w:pPr>
      <w:r>
        <w:rPr>
          <w:rFonts w:hint="default" w:ascii="Times New Roman" w:hAnsi="Times New Roman" w:eastAsia="宋体" w:cs="Times New Roman"/>
          <w:kern w:val="0"/>
          <w:sz w:val="24"/>
        </w:rPr>
        <w:t>move_cmd：运动指令结构体，包含笛卡尔目标位姿及运动参数</w:t>
      </w:r>
    </w:p>
    <w:p w14:paraId="23A81EBD">
      <w:pPr>
        <w:widowControl/>
        <w:spacing w:line="360" w:lineRule="atLeast"/>
        <w:jc w:val="left"/>
        <w:rPr>
          <w:rFonts w:hint="default" w:ascii="Times New Roman" w:hAnsi="Times New Roman" w:eastAsia="宋体" w:cs="Times New Roman"/>
          <w:b/>
          <w:bCs/>
          <w:kern w:val="0"/>
          <w:sz w:val="24"/>
        </w:rPr>
      </w:pPr>
      <w:r>
        <w:rPr>
          <w:rFonts w:hint="default" w:ascii="Times New Roman" w:hAnsi="Times New Roman" w:eastAsia="宋体" w:cs="Times New Roman"/>
          <w:b/>
          <w:bCs/>
          <w:kern w:val="0"/>
          <w:sz w:val="24"/>
        </w:rPr>
        <w:t>返回值</w:t>
      </w:r>
    </w:p>
    <w:p w14:paraId="03AFF67B">
      <w:pPr>
        <w:widowControl/>
        <w:spacing w:line="360" w:lineRule="atLeast"/>
        <w:jc w:val="left"/>
        <w:rPr>
          <w:rFonts w:hint="default" w:ascii="Times New Roman" w:hAnsi="Times New Roman" w:eastAsia="宋体" w:cs="Times New Roman"/>
          <w:kern w:val="0"/>
          <w:sz w:val="24"/>
        </w:rPr>
      </w:pPr>
      <w:r>
        <w:rPr>
          <w:rFonts w:hint="default" w:ascii="Times New Roman" w:hAnsi="Times New Roman" w:eastAsia="宋体" w:cs="Times New Roman"/>
          <w:kern w:val="0"/>
          <w:sz w:val="24"/>
        </w:rPr>
        <w:t>int：执行结果</w:t>
      </w:r>
    </w:p>
    <w:p w14:paraId="108F860B">
      <w:pPr>
        <w:widowControl/>
        <w:spacing w:line="360" w:lineRule="atLeast"/>
        <w:jc w:val="left"/>
        <w:rPr>
          <w:rFonts w:hint="default" w:ascii="Times New Roman" w:hAnsi="Times New Roman" w:eastAsia="宋体" w:cs="Times New Roman"/>
          <w:kern w:val="0"/>
          <w:sz w:val="24"/>
        </w:rPr>
      </w:pPr>
      <w:r>
        <w:rPr>
          <w:rFonts w:hint="default" w:ascii="Times New Roman" w:hAnsi="Times New Roman" w:eastAsia="宋体" w:cs="Times New Roman"/>
          <w:kern w:val="0"/>
          <w:sz w:val="24"/>
        </w:rPr>
        <w:t>0：成功</w:t>
      </w:r>
    </w:p>
    <w:p w14:paraId="2961A813">
      <w:pPr>
        <w:widowControl/>
        <w:spacing w:line="360" w:lineRule="atLeast"/>
        <w:jc w:val="left"/>
        <w:rPr>
          <w:rFonts w:hint="default" w:ascii="Times New Roman" w:hAnsi="Times New Roman" w:eastAsia="宋体" w:cs="Times New Roman"/>
          <w:kern w:val="0"/>
          <w:sz w:val="24"/>
        </w:rPr>
      </w:pPr>
      <w:r>
        <w:rPr>
          <w:rFonts w:hint="default" w:ascii="Times New Roman" w:hAnsi="Times New Roman" w:eastAsia="宋体" w:cs="Times New Roman"/>
          <w:kern w:val="0"/>
          <w:sz w:val="24"/>
        </w:rPr>
        <w:t>非 0：失败，错误码见附录 1</w:t>
      </w:r>
    </w:p>
    <w:p w14:paraId="47E2D37D">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注意使用时要先上电</w:t>
      </w:r>
    </w:p>
    <w:p w14:paraId="669A48AC">
      <w:pPr>
        <w:widowControl/>
        <w:spacing w:line="360" w:lineRule="atLeast"/>
        <w:jc w:val="left"/>
        <w:rPr>
          <w:rFonts w:hint="default" w:ascii="Times New Roman" w:hAnsi="Times New Roman" w:eastAsia="宋体" w:cs="Times New Roman"/>
          <w:kern w:val="0"/>
          <w:sz w:val="24"/>
        </w:rPr>
      </w:pPr>
      <w:r>
        <w:rPr>
          <w:rFonts w:hint="default" w:ascii="Times New Roman" w:hAnsi="Times New Roman" w:eastAsia="宋体" w:cs="Times New Roman"/>
          <w:kern w:val="0"/>
          <w:sz w:val="24"/>
        </w:rPr>
        <w:t>P</w:t>
      </w:r>
      <w:r>
        <w:rPr>
          <w:rFonts w:hint="default" w:ascii="Times New Roman" w:hAnsi="Times New Roman" w:eastAsia="宋体" w:cs="Times New Roman"/>
          <w:kern w:val="0"/>
          <w:sz w:val="24"/>
        </w:rPr>
        <w:t>ython</w:t>
      </w:r>
    </w:p>
    <w:p w14:paraId="1250F2D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import nrc_interface as nrc</w:t>
      </w:r>
    </w:p>
    <w:p w14:paraId="468199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import time</w:t>
      </w:r>
    </w:p>
    <w:p w14:paraId="74FC93D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18C0634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建立连接</w:t>
      </w:r>
    </w:p>
    <w:p w14:paraId="27ADF31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 = nrc.connect_robot("192.168.1.13", "6001")</w:t>
      </w:r>
    </w:p>
    <w:p w14:paraId="5754623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5B48F1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nrc.set_servo_poweron(arm_test.socket_fd)            #上电</w:t>
      </w:r>
    </w:p>
    <w:p w14:paraId="1865E9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time.sleep(1)</w:t>
      </w:r>
    </w:p>
    <w:p w14:paraId="18A9CB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初始化MoveCmd</w:t>
      </w:r>
    </w:p>
    <w:p w14:paraId="44FD110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moveCmd = nrc.MoveCmd()</w:t>
      </w:r>
    </w:p>
    <w:p w14:paraId="3B8410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5484F2E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 目标关节角度 7轴</w:t>
      </w:r>
    </w:p>
    <w:p w14:paraId="0AD2BA4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target = [236, 39, 244, 3.14, 0, 0, 0]</w:t>
      </w:r>
    </w:p>
    <w:p w14:paraId="5140C9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 设置长度 = 7</w:t>
      </w:r>
    </w:p>
    <w:p w14:paraId="3D84C45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moveCmd.targetPosValue.resize(7)  </w:t>
      </w:r>
    </w:p>
    <w:p w14:paraId="296C17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32C27C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 逐个赋值</w:t>
      </w:r>
    </w:p>
    <w:p w14:paraId="6A2A7D5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for i in range(7):</w:t>
      </w:r>
    </w:p>
    <w:p w14:paraId="7B164B5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moveCmd.targetPosValue[i] = target[i]    </w:t>
      </w:r>
    </w:p>
    <w:p w14:paraId="21561E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设置运动参数</w:t>
      </w:r>
    </w:p>
    <w:p w14:paraId="7FE88D9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moveCmd.coord = 0</w:t>
      </w:r>
    </w:p>
    <w:p w14:paraId="178CC2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moveCmd.velocity = 100</w:t>
      </w:r>
    </w:p>
    <w:p w14:paraId="0DFB8C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moveCmd.acc = 100</w:t>
      </w:r>
    </w:p>
    <w:p w14:paraId="0654CE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moveCmd.dec = 100</w:t>
      </w:r>
    </w:p>
    <w:p w14:paraId="7E82789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moveCmd.pl = 5</w:t>
      </w:r>
    </w:p>
    <w:p w14:paraId="6E58F0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调用实时关节运动接口</w:t>
      </w:r>
    </w:p>
    <w:p w14:paraId="651EA2A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ret = nrc.robot_move</w:t>
      </w:r>
      <w:r>
        <w:rPr>
          <w:rFonts w:hint="default" w:ascii="Times New Roman" w:hAnsi="Times New Roman" w:eastAsia="宋体" w:cs="Times New Roman"/>
          <w:color w:val="000000"/>
          <w:kern w:val="0"/>
          <w:sz w:val="24"/>
        </w:rPr>
        <w:t>l</w:t>
      </w:r>
      <w:r>
        <w:rPr>
          <w:rFonts w:hint="default" w:ascii="Times New Roman" w:hAnsi="Times New Roman" w:eastAsia="宋体" w:cs="Times New Roman"/>
          <w:color w:val="000000"/>
          <w:kern w:val="0"/>
          <w:sz w:val="24"/>
        </w:rPr>
        <w:t>(socket_fd, moveCmd)</w:t>
      </w:r>
    </w:p>
    <w:p w14:paraId="635318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print(f"调用返回值(ret) = {ret}")</w:t>
      </w:r>
    </w:p>
    <w:p w14:paraId="05CD3D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2DBD2E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time.sleep(10)</w:t>
      </w:r>
    </w:p>
    <w:p w14:paraId="3F56019E">
      <w:pPr>
        <w:widowControl/>
        <w:spacing w:line="360" w:lineRule="atLeast"/>
        <w:jc w:val="left"/>
        <w:rPr>
          <w:rFonts w:hint="default" w:ascii="Times New Roman" w:hAnsi="Times New Roman" w:eastAsia="宋体" w:cs="Times New Roman"/>
          <w:kern w:val="0"/>
          <w:sz w:val="24"/>
        </w:rPr>
      </w:pPr>
    </w:p>
    <w:p w14:paraId="60C832B3">
      <w:pPr>
        <w:pStyle w:val="4"/>
        <w:rPr>
          <w:rFonts w:hint="default" w:ascii="Times New Roman" w:hAnsi="Times New Roman" w:eastAsia="宋体" w:cs="Times New Roman"/>
        </w:rPr>
      </w:pPr>
      <w:bookmarkStart w:id="38" w:name="_Toc32220"/>
      <w:r>
        <w:rPr>
          <w:rFonts w:hint="default" w:ascii="Times New Roman" w:hAnsi="Times New Roman" w:eastAsia="宋体" w:cs="Times New Roman"/>
        </w:rPr>
        <w:t>4.7 坐标系与工具管理接口</w:t>
      </w:r>
      <w:bookmarkEnd w:id="38"/>
    </w:p>
    <w:p w14:paraId="7B4DF176">
      <w:pPr>
        <w:pStyle w:val="6"/>
        <w:rPr>
          <w:rFonts w:hint="default" w:ascii="Times New Roman" w:hAnsi="Times New Roman" w:eastAsia="宋体" w:cs="Times New Roman"/>
        </w:rPr>
      </w:pPr>
      <w:bookmarkStart w:id="39" w:name="_Toc8706"/>
      <w:r>
        <w:rPr>
          <w:rFonts w:hint="default" w:ascii="Times New Roman" w:hAnsi="Times New Roman" w:eastAsia="宋体" w:cs="Times New Roman"/>
        </w:rPr>
        <w:t>4.7.1 set_tool_hand_param - 设置工具手参数</w:t>
      </w:r>
      <w:bookmarkEnd w:id="39"/>
    </w:p>
    <w:p w14:paraId="78354668">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set_tool_hand_param(socket_fd, tool_num, tool_param)</w:t>
      </w:r>
    </w:p>
    <w:p w14:paraId="2EDAFE71">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225FF5DE">
      <w:pPr>
        <w:widowControl/>
        <w:numPr>
          <w:ilvl w:val="0"/>
          <w:numId w:val="34"/>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w:t>
      </w:r>
      <w:r>
        <w:rPr>
          <w:rFonts w:hint="default" w:ascii="Times New Roman" w:hAnsi="Times New Roman" w:eastAsia="宋体" w:cs="Times New Roman"/>
          <w:color w:val="000000"/>
          <w:kern w:val="0"/>
          <w:sz w:val="24"/>
        </w:rPr>
        <w:t>：连接句柄</w:t>
      </w:r>
    </w:p>
    <w:p w14:paraId="5667FDB2">
      <w:pPr>
        <w:widowControl/>
        <w:numPr>
          <w:ilvl w:val="0"/>
          <w:numId w:val="34"/>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tool_num</w:t>
      </w:r>
      <w:r>
        <w:rPr>
          <w:rFonts w:hint="default" w:ascii="Times New Roman" w:hAnsi="Times New Roman" w:eastAsia="宋体" w:cs="Times New Roman"/>
          <w:color w:val="000000"/>
          <w:kern w:val="0"/>
          <w:sz w:val="24"/>
        </w:rPr>
        <w:t>：工具号</w:t>
      </w:r>
    </w:p>
    <w:p w14:paraId="6E7C6A68">
      <w:pPr>
        <w:widowControl/>
        <w:numPr>
          <w:ilvl w:val="0"/>
          <w:numId w:val="34"/>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tool_param</w:t>
      </w:r>
      <w:r>
        <w:rPr>
          <w:rFonts w:hint="default" w:ascii="Times New Roman" w:hAnsi="Times New Roman" w:eastAsia="宋体" w:cs="Times New Roman"/>
          <w:color w:val="000000"/>
          <w:kern w:val="0"/>
          <w:sz w:val="24"/>
        </w:rPr>
        <w:t>：工具参数结构体</w:t>
      </w:r>
    </w:p>
    <w:p w14:paraId="360B0255">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5F6535BE">
      <w:pPr>
        <w:widowControl/>
        <w:numPr>
          <w:ilvl w:val="0"/>
          <w:numId w:val="35"/>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48CBA313">
      <w:pPr>
        <w:widowControl/>
        <w:numPr>
          <w:ilvl w:val="1"/>
          <w:numId w:val="35"/>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473BDCB4">
      <w:pPr>
        <w:widowControl/>
        <w:numPr>
          <w:ilvl w:val="1"/>
          <w:numId w:val="35"/>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5E8EC632">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p>
    <w:p w14:paraId="26566014">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python</w:t>
      </w:r>
    </w:p>
    <w:p w14:paraId="5AB0B907">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运行</w:t>
      </w:r>
    </w:p>
    <w:p w14:paraId="48B732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import nrc_interface as nrc</w:t>
      </w:r>
    </w:p>
    <w:p w14:paraId="371D682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7E32A0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建立连接</w:t>
      </w:r>
    </w:p>
    <w:p w14:paraId="775473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 = nrc.connect_robot("192.168.1.13", "6001")</w:t>
      </w:r>
    </w:p>
    <w:p w14:paraId="7DDAE4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51730B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创建工具参数对象</w:t>
      </w:r>
    </w:p>
    <w:p w14:paraId="458EB8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tool_param = nrc.ToolParam()</w:t>
      </w:r>
    </w:p>
    <w:p w14:paraId="0F45FAC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0AB25B3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设置工具参数</w:t>
      </w:r>
    </w:p>
    <w:p w14:paraId="77622C4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tool_param.x = 0.0</w:t>
      </w:r>
    </w:p>
    <w:p w14:paraId="0C49EE8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tool_param.y = 0.0</w:t>
      </w:r>
    </w:p>
    <w:p w14:paraId="0B5043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tool_param.z = 100.0</w:t>
      </w:r>
    </w:p>
    <w:p w14:paraId="2147CC6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tool_param.a = 0.0</w:t>
      </w:r>
    </w:p>
    <w:p w14:paraId="5A7851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tool_param.b = 0.0</w:t>
      </w:r>
    </w:p>
    <w:p w14:paraId="54ED81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tool_param.c = 0.0</w:t>
      </w:r>
    </w:p>
    <w:p w14:paraId="3699156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29D6BC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调用接口设置工具参数</w:t>
      </w:r>
    </w:p>
    <w:p w14:paraId="2E1AA5E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tool_num = 1</w:t>
      </w:r>
    </w:p>
    <w:p w14:paraId="4F5AF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ret = nrc.set_tool_hand_param(socket_fd, tool_num, tool_param)</w:t>
      </w:r>
    </w:p>
    <w:p w14:paraId="6F6FD43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302D2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if ret == 0:</w:t>
      </w:r>
    </w:p>
    <w:p w14:paraId="4E8B2DD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print("工具手参数设置成功")</w:t>
      </w:r>
    </w:p>
    <w:p w14:paraId="4C6B2AF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else:</w:t>
      </w:r>
    </w:p>
    <w:p w14:paraId="465CEC2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print(f"工具手参数设置失败，错误码：{ret}")</w:t>
      </w:r>
    </w:p>
    <w:p w14:paraId="75DB54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7A4B5A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print("设置工具手参数接口使用示例")</w:t>
      </w:r>
    </w:p>
    <w:p w14:paraId="37C9331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print("请参考具体SDK文档实现工具手参数设置")</w:t>
      </w:r>
    </w:p>
    <w:p w14:paraId="3CB96833">
      <w:pPr>
        <w:widowControl/>
        <w:spacing w:line="360" w:lineRule="atLeast"/>
        <w:jc w:val="left"/>
        <w:rPr>
          <w:rFonts w:hint="default" w:ascii="Times New Roman" w:hAnsi="Times New Roman" w:eastAsia="宋体" w:cs="Times New Roman"/>
          <w:kern w:val="0"/>
          <w:sz w:val="24"/>
        </w:rPr>
      </w:pPr>
      <w:r>
        <w:rPr>
          <w:rFonts w:hint="default" w:ascii="Times New Roman" w:hAnsi="Times New Roman" w:eastAsia="宋体" w:cs="Times New Roman"/>
          <w:kern w:val="0"/>
          <w:sz w:val="24"/>
        </w:rPr>
        <w:pict>
          <v:rect id="_x0000_i1043" o:spt="1" style="height:1.5pt;width:0pt;" fillcolor="#000000" filled="t" stroked="f" coordsize="21600,21600" o:hr="t" o:hrstd="t" o:hrnoshade="t" o:hralign="center">
            <v:path/>
            <v:fill on="t" focussize="0,0"/>
            <v:stroke on="f"/>
            <v:imagedata o:title=""/>
            <o:lock v:ext="edit"/>
            <w10:wrap type="none"/>
            <w10:anchorlock/>
          </v:rect>
        </w:pict>
      </w:r>
    </w:p>
    <w:p w14:paraId="2FDF2F84">
      <w:pPr>
        <w:pStyle w:val="6"/>
        <w:rPr>
          <w:rFonts w:hint="default" w:ascii="Times New Roman" w:hAnsi="Times New Roman" w:eastAsia="宋体" w:cs="Times New Roman"/>
        </w:rPr>
      </w:pPr>
      <w:bookmarkStart w:id="40" w:name="_Toc29900"/>
      <w:r>
        <w:rPr>
          <w:rFonts w:hint="default" w:ascii="Times New Roman" w:hAnsi="Times New Roman" w:eastAsia="宋体" w:cs="Times New Roman"/>
        </w:rPr>
        <w:t>4.7.2 set_user_coordinate_data - 设置用户坐标</w:t>
      </w:r>
      <w:bookmarkEnd w:id="40"/>
    </w:p>
    <w:p w14:paraId="202E9D44">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set_user_coordinate_data(socket_fd coord_num, coord_data)</w:t>
      </w:r>
    </w:p>
    <w:p w14:paraId="37540A07">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2E117D98">
      <w:pPr>
        <w:widowControl/>
        <w:numPr>
          <w:ilvl w:val="0"/>
          <w:numId w:val="36"/>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w:t>
      </w:r>
      <w:r>
        <w:rPr>
          <w:rFonts w:hint="default" w:ascii="Times New Roman" w:hAnsi="Times New Roman" w:eastAsia="宋体" w:cs="Times New Roman"/>
          <w:color w:val="000000"/>
          <w:kern w:val="0"/>
          <w:sz w:val="24"/>
        </w:rPr>
        <w:t>：连接句柄</w:t>
      </w:r>
    </w:p>
    <w:p w14:paraId="700BFBE5">
      <w:pPr>
        <w:widowControl/>
        <w:numPr>
          <w:ilvl w:val="0"/>
          <w:numId w:val="36"/>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coord_num</w:t>
      </w:r>
      <w:r>
        <w:rPr>
          <w:rFonts w:hint="default" w:ascii="Times New Roman" w:hAnsi="Times New Roman" w:eastAsia="宋体" w:cs="Times New Roman"/>
          <w:color w:val="000000"/>
          <w:kern w:val="0"/>
          <w:sz w:val="24"/>
        </w:rPr>
        <w:t>：用户坐标系编号</w:t>
      </w:r>
    </w:p>
    <w:p w14:paraId="16CB6B91">
      <w:pPr>
        <w:widowControl/>
        <w:numPr>
          <w:ilvl w:val="0"/>
          <w:numId w:val="36"/>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coord_data</w:t>
      </w:r>
      <w:r>
        <w:rPr>
          <w:rFonts w:hint="default" w:ascii="Times New Roman" w:hAnsi="Times New Roman" w:eastAsia="宋体" w:cs="Times New Roman"/>
          <w:color w:val="000000"/>
          <w:kern w:val="0"/>
          <w:sz w:val="24"/>
        </w:rPr>
        <w:t>：坐标系数据结构体</w:t>
      </w:r>
    </w:p>
    <w:p w14:paraId="14EA5865">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7D4DCF70">
      <w:pPr>
        <w:widowControl/>
        <w:numPr>
          <w:ilvl w:val="0"/>
          <w:numId w:val="37"/>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2D1BF719">
      <w:pPr>
        <w:widowControl/>
        <w:numPr>
          <w:ilvl w:val="1"/>
          <w:numId w:val="37"/>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24E333DB">
      <w:pPr>
        <w:widowControl/>
        <w:numPr>
          <w:ilvl w:val="1"/>
          <w:numId w:val="37"/>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3B490DC2">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p>
    <w:p w14:paraId="7CA1A3F7">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python</w:t>
      </w:r>
    </w:p>
    <w:p w14:paraId="601C286D">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运行</w:t>
      </w:r>
    </w:p>
    <w:p w14:paraId="3347B4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import nrc_interface as nrc</w:t>
      </w:r>
    </w:p>
    <w:p w14:paraId="60E21A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5D20B82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建立连接</w:t>
      </w:r>
    </w:p>
    <w:p w14:paraId="4B46C8A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 = nrc.connect_robot("192.168.1.13", "6001")</w:t>
      </w:r>
    </w:p>
    <w:p w14:paraId="758D7A5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4F9C936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print("设置用户坐标接口使用示例")</w:t>
      </w:r>
    </w:p>
    <w:p w14:paraId="1E00846A">
      <w:pPr>
        <w:widowControl/>
        <w:spacing w:line="360" w:lineRule="atLeast"/>
        <w:jc w:val="left"/>
        <w:rPr>
          <w:rFonts w:hint="default" w:ascii="Times New Roman" w:hAnsi="Times New Roman" w:eastAsia="宋体" w:cs="Times New Roman"/>
          <w:kern w:val="0"/>
          <w:sz w:val="24"/>
        </w:rPr>
      </w:pPr>
      <w:r>
        <w:rPr>
          <w:rFonts w:hint="default" w:ascii="Times New Roman" w:hAnsi="Times New Roman" w:eastAsia="宋体" w:cs="Times New Roman"/>
          <w:kern w:val="0"/>
          <w:sz w:val="24"/>
        </w:rPr>
        <w:pict>
          <v:rect id="_x0000_i1044" o:spt="1" style="height:1.5pt;width:0pt;" fillcolor="#000000" filled="t" stroked="f" coordsize="21600,21600" o:hr="t" o:hrstd="t" o:hrnoshade="t" o:hralign="center">
            <v:path/>
            <v:fill on="t" focussize="0,0"/>
            <v:stroke on="f"/>
            <v:imagedata o:title=""/>
            <o:lock v:ext="edit"/>
            <w10:wrap type="none"/>
            <w10:anchorlock/>
          </v:rect>
        </w:pict>
      </w:r>
    </w:p>
    <w:p w14:paraId="14E48DBC">
      <w:pPr>
        <w:pStyle w:val="6"/>
        <w:rPr>
          <w:rFonts w:hint="default" w:ascii="Times New Roman" w:hAnsi="Times New Roman" w:eastAsia="宋体" w:cs="Times New Roman"/>
        </w:rPr>
      </w:pPr>
      <w:bookmarkStart w:id="41" w:name="_Toc11948"/>
      <w:r>
        <w:rPr>
          <w:rFonts w:hint="default" w:ascii="Times New Roman" w:hAnsi="Times New Roman" w:eastAsia="宋体" w:cs="Times New Roman"/>
        </w:rPr>
        <w:t>4.7.3 set_user_coord_number - 设置用户坐标编号</w:t>
      </w:r>
      <w:bookmarkEnd w:id="41"/>
    </w:p>
    <w:p w14:paraId="1F1E13C1">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set_user_coord_number(socket_fd, coord_num)</w:t>
      </w:r>
    </w:p>
    <w:p w14:paraId="5FE89E44">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7A0C77A8">
      <w:pPr>
        <w:widowControl/>
        <w:numPr>
          <w:ilvl w:val="0"/>
          <w:numId w:val="38"/>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w:t>
      </w:r>
      <w:r>
        <w:rPr>
          <w:rFonts w:hint="default" w:ascii="Times New Roman" w:hAnsi="Times New Roman" w:eastAsia="宋体" w:cs="Times New Roman"/>
          <w:color w:val="000000"/>
          <w:kern w:val="0"/>
          <w:sz w:val="24"/>
        </w:rPr>
        <w:t>：连接句柄</w:t>
      </w:r>
    </w:p>
    <w:p w14:paraId="4B5769E2">
      <w:pPr>
        <w:widowControl/>
        <w:numPr>
          <w:ilvl w:val="0"/>
          <w:numId w:val="38"/>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coord_num</w:t>
      </w:r>
      <w:r>
        <w:rPr>
          <w:rFonts w:hint="default" w:ascii="Times New Roman" w:hAnsi="Times New Roman" w:eastAsia="宋体" w:cs="Times New Roman"/>
          <w:color w:val="000000"/>
          <w:kern w:val="0"/>
          <w:sz w:val="24"/>
        </w:rPr>
        <w:t>：用户坐标系编号</w:t>
      </w:r>
    </w:p>
    <w:p w14:paraId="7385D4B2">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703DA972">
      <w:pPr>
        <w:widowControl/>
        <w:numPr>
          <w:ilvl w:val="0"/>
          <w:numId w:val="39"/>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089A7321">
      <w:pPr>
        <w:widowControl/>
        <w:numPr>
          <w:ilvl w:val="1"/>
          <w:numId w:val="39"/>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283F5E14">
      <w:pPr>
        <w:widowControl/>
        <w:numPr>
          <w:ilvl w:val="1"/>
          <w:numId w:val="39"/>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2208FBBC">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p>
    <w:p w14:paraId="4DAE264D">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python</w:t>
      </w:r>
    </w:p>
    <w:p w14:paraId="2D002AFF">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运行</w:t>
      </w:r>
    </w:p>
    <w:p w14:paraId="7A7E36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import nrc_interface as nrc</w:t>
      </w:r>
    </w:p>
    <w:p w14:paraId="56EA95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0068325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建立连接</w:t>
      </w:r>
    </w:p>
    <w:p w14:paraId="3860DAA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 = nrc.connect_robot("192.168.1.13", "6001")</w:t>
      </w:r>
    </w:p>
    <w:p w14:paraId="76B1DDD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2099464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设置用户坐标编号</w:t>
      </w:r>
    </w:p>
    <w:p w14:paraId="332A916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coord_num = 1</w:t>
      </w:r>
    </w:p>
    <w:p w14:paraId="0317D97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ret = nrc.set_user_coord_number(socket_fd, coord_num)</w:t>
      </w:r>
    </w:p>
    <w:p w14:paraId="44FE1F3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6400664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if ret == 0:</w:t>
      </w:r>
    </w:p>
    <w:p w14:paraId="7E60DF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print(f"用户坐标编号 {coord_num} 设置成功")</w:t>
      </w:r>
    </w:p>
    <w:p w14:paraId="655EA7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else:</w:t>
      </w:r>
    </w:p>
    <w:p w14:paraId="7B45FD3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print(f"用户坐标编号设置失败，错误码：{ret}")</w:t>
      </w:r>
    </w:p>
    <w:p w14:paraId="4710B7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6764EE4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print("设置用户坐标编号接口使用示例")</w:t>
      </w:r>
    </w:p>
    <w:p w14:paraId="2615EA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print(f"目标坐标编号: {coord_num}")</w:t>
      </w:r>
    </w:p>
    <w:p w14:paraId="31E00EA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print("请参考具体SDK文档实现用户坐标编号设置")</w:t>
      </w:r>
    </w:p>
    <w:p w14:paraId="7B9F0BDC">
      <w:pPr>
        <w:widowControl/>
        <w:spacing w:line="360" w:lineRule="atLeast"/>
        <w:jc w:val="left"/>
        <w:rPr>
          <w:rFonts w:hint="default" w:ascii="Times New Roman" w:hAnsi="Times New Roman" w:eastAsia="宋体" w:cs="Times New Roman"/>
          <w:kern w:val="0"/>
          <w:sz w:val="24"/>
        </w:rPr>
      </w:pPr>
      <w:r>
        <w:rPr>
          <w:rFonts w:hint="default" w:ascii="Times New Roman" w:hAnsi="Times New Roman" w:eastAsia="宋体" w:cs="Times New Roman"/>
          <w:kern w:val="0"/>
          <w:sz w:val="24"/>
        </w:rPr>
        <w:pict>
          <v:rect id="_x0000_i1045" o:spt="1" style="height:1.5pt;width:0pt;" fillcolor="#000000" filled="t" stroked="f" coordsize="21600,21600" o:hr="t" o:hrstd="t" o:hrnoshade="t" o:hralign="center">
            <v:path/>
            <v:fill on="t" focussize="0,0"/>
            <v:stroke on="f"/>
            <v:imagedata o:title=""/>
            <o:lock v:ext="edit"/>
            <w10:wrap type="none"/>
            <w10:anchorlock/>
          </v:rect>
        </w:pict>
      </w:r>
    </w:p>
    <w:p w14:paraId="1F96E60B">
      <w:pPr>
        <w:pStyle w:val="6"/>
        <w:rPr>
          <w:rFonts w:hint="default" w:ascii="Times New Roman" w:hAnsi="Times New Roman" w:eastAsia="宋体" w:cs="Times New Roman"/>
        </w:rPr>
      </w:pPr>
      <w:bookmarkStart w:id="42" w:name="_Toc23169"/>
      <w:r>
        <w:rPr>
          <w:rFonts w:hint="default" w:ascii="Times New Roman" w:hAnsi="Times New Roman" w:eastAsia="宋体" w:cs="Times New Roman"/>
        </w:rPr>
        <w:t>4.7.4 get_current_coord - 获取当前工作坐标系</w:t>
      </w:r>
      <w:bookmarkEnd w:id="42"/>
    </w:p>
    <w:p w14:paraId="7B03F5DB">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get_current_coord(socket_fd, coord)</w:t>
      </w:r>
    </w:p>
    <w:p w14:paraId="61FBC5CC">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12E00B0A">
      <w:pPr>
        <w:widowControl/>
        <w:numPr>
          <w:ilvl w:val="0"/>
          <w:numId w:val="4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w:t>
      </w:r>
      <w:r>
        <w:rPr>
          <w:rFonts w:hint="default" w:ascii="Times New Roman" w:hAnsi="Times New Roman" w:eastAsia="宋体" w:cs="Times New Roman"/>
          <w:color w:val="000000"/>
          <w:kern w:val="0"/>
          <w:sz w:val="24"/>
        </w:rPr>
        <w:t>：连接句柄</w:t>
      </w:r>
    </w:p>
    <w:p w14:paraId="38142FA3">
      <w:pPr>
        <w:widowControl/>
        <w:numPr>
          <w:ilvl w:val="0"/>
          <w:numId w:val="4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coord</w:t>
      </w:r>
      <w:r>
        <w:rPr>
          <w:rFonts w:hint="default" w:ascii="Times New Roman" w:hAnsi="Times New Roman" w:eastAsia="宋体" w:cs="Times New Roman"/>
          <w:color w:val="000000"/>
          <w:kern w:val="0"/>
          <w:sz w:val="24"/>
        </w:rPr>
        <w:t>：输出参数，用于存储当前坐标系</w:t>
      </w:r>
    </w:p>
    <w:p w14:paraId="7974521C">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7E7EEA76">
      <w:pPr>
        <w:widowControl/>
        <w:numPr>
          <w:ilvl w:val="0"/>
          <w:numId w:val="4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65F5BF74">
      <w:pPr>
        <w:widowControl/>
        <w:numPr>
          <w:ilvl w:val="1"/>
          <w:numId w:val="4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1FBEB875">
      <w:pPr>
        <w:widowControl/>
        <w:numPr>
          <w:ilvl w:val="1"/>
          <w:numId w:val="4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72B728E2">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p>
    <w:p w14:paraId="77A851C5">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python</w:t>
      </w:r>
    </w:p>
    <w:p w14:paraId="0F55F385">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运行</w:t>
      </w:r>
    </w:p>
    <w:p w14:paraId="6F6C00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import nrc_interface as nrc</w:t>
      </w:r>
    </w:p>
    <w:p w14:paraId="1D499D5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2C256D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建立连接</w:t>
      </w:r>
    </w:p>
    <w:p w14:paraId="32E17E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 = nrc.connect_robot("192.168.1.13", "6001")</w:t>
      </w:r>
    </w:p>
    <w:p w14:paraId="0FBBD5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340691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查看当前坐标系</w:t>
      </w:r>
    </w:p>
    <w:p w14:paraId="7B1963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coord = 1</w:t>
      </w:r>
    </w:p>
    <w:p w14:paraId="181C51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ret = nrc.get_current_coord(socket_fd, coord)</w:t>
      </w:r>
    </w:p>
    <w:p w14:paraId="1164B9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print(f"查看当前坐标系返回值(ret) = {ret}")</w:t>
      </w:r>
    </w:p>
    <w:p w14:paraId="602FE2EA">
      <w:pPr>
        <w:widowControl/>
        <w:spacing w:line="360" w:lineRule="atLeast"/>
        <w:jc w:val="left"/>
        <w:rPr>
          <w:rFonts w:hint="default" w:ascii="Times New Roman" w:hAnsi="Times New Roman" w:eastAsia="宋体" w:cs="Times New Roman"/>
          <w:kern w:val="0"/>
          <w:sz w:val="24"/>
        </w:rPr>
      </w:pPr>
      <w:r>
        <w:rPr>
          <w:rFonts w:hint="default" w:ascii="Times New Roman" w:hAnsi="Times New Roman" w:eastAsia="宋体" w:cs="Times New Roman"/>
          <w:kern w:val="0"/>
          <w:sz w:val="24"/>
        </w:rPr>
        <w:pict>
          <v:rect id="_x0000_i1046" o:spt="1" style="height:1.5pt;width:0pt;" fillcolor="#000000" filled="t" stroked="f" coordsize="21600,21600" o:hr="t" o:hrstd="t" o:hrnoshade="t" o:hralign="center">
            <v:path/>
            <v:fill on="t" focussize="0,0"/>
            <v:stroke on="f"/>
            <v:imagedata o:title=""/>
            <o:lock v:ext="edit"/>
            <w10:wrap type="none"/>
            <w10:anchorlock/>
          </v:rect>
        </w:pict>
      </w:r>
    </w:p>
    <w:p w14:paraId="282112C9">
      <w:pPr>
        <w:pStyle w:val="6"/>
        <w:rPr>
          <w:rFonts w:hint="default" w:ascii="Times New Roman" w:hAnsi="Times New Roman" w:eastAsia="宋体" w:cs="Times New Roman"/>
        </w:rPr>
      </w:pPr>
      <w:bookmarkStart w:id="43" w:name="_Toc14868"/>
      <w:r>
        <w:rPr>
          <w:rFonts w:hint="default" w:ascii="Times New Roman" w:hAnsi="Times New Roman" w:eastAsia="宋体" w:cs="Times New Roman"/>
        </w:rPr>
        <w:t>4.7.5 set_current_coord - 切换示教运动坐标系</w:t>
      </w:r>
      <w:bookmarkEnd w:id="43"/>
    </w:p>
    <w:p w14:paraId="17DA7274">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set_current_coord(socket_fd</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coord)</w:t>
      </w:r>
    </w:p>
    <w:p w14:paraId="32657FEB">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7AE9218D">
      <w:pPr>
        <w:widowControl/>
        <w:numPr>
          <w:ilvl w:val="0"/>
          <w:numId w:val="42"/>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w:t>
      </w:r>
      <w:r>
        <w:rPr>
          <w:rFonts w:hint="default" w:ascii="Times New Roman" w:hAnsi="Times New Roman" w:eastAsia="宋体" w:cs="Times New Roman"/>
          <w:color w:val="000000"/>
          <w:kern w:val="0"/>
          <w:sz w:val="24"/>
        </w:rPr>
        <w:t>：连接句柄</w:t>
      </w:r>
    </w:p>
    <w:p w14:paraId="5CB90D7D">
      <w:pPr>
        <w:widowControl/>
        <w:numPr>
          <w:ilvl w:val="0"/>
          <w:numId w:val="42"/>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coord</w:t>
      </w:r>
      <w:r>
        <w:rPr>
          <w:rFonts w:hint="default" w:ascii="Times New Roman" w:hAnsi="Times New Roman" w:eastAsia="宋体" w:cs="Times New Roman"/>
          <w:color w:val="000000"/>
          <w:kern w:val="0"/>
          <w:sz w:val="24"/>
        </w:rPr>
        <w:t>：坐标系类型</w:t>
      </w:r>
    </w:p>
    <w:p w14:paraId="42476A92">
      <w:pPr>
        <w:widowControl/>
        <w:numPr>
          <w:ilvl w:val="1"/>
          <w:numId w:val="42"/>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0：关节坐标系</w:t>
      </w:r>
    </w:p>
    <w:p w14:paraId="48D04E09">
      <w:pPr>
        <w:widowControl/>
        <w:numPr>
          <w:ilvl w:val="1"/>
          <w:numId w:val="42"/>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1：直角坐标系</w:t>
      </w:r>
    </w:p>
    <w:p w14:paraId="7A4E97CB">
      <w:pPr>
        <w:widowControl/>
        <w:numPr>
          <w:ilvl w:val="1"/>
          <w:numId w:val="42"/>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2：工具坐标系</w:t>
      </w:r>
    </w:p>
    <w:p w14:paraId="34222F7F">
      <w:pPr>
        <w:widowControl/>
        <w:numPr>
          <w:ilvl w:val="1"/>
          <w:numId w:val="42"/>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3：用户坐标系</w:t>
      </w:r>
    </w:p>
    <w:p w14:paraId="1E84F295">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6D5AF0A1">
      <w:pPr>
        <w:widowControl/>
        <w:numPr>
          <w:ilvl w:val="0"/>
          <w:numId w:val="43"/>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54CE3AA9">
      <w:pPr>
        <w:widowControl/>
        <w:numPr>
          <w:ilvl w:val="1"/>
          <w:numId w:val="43"/>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06AD4E13">
      <w:pPr>
        <w:widowControl/>
        <w:numPr>
          <w:ilvl w:val="1"/>
          <w:numId w:val="43"/>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4198D8DD">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p>
    <w:p w14:paraId="1FC46556">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python</w:t>
      </w:r>
    </w:p>
    <w:p w14:paraId="4C705FEB">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运行</w:t>
      </w:r>
    </w:p>
    <w:p w14:paraId="0E1CA5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import nrc_interface as nrc</w:t>
      </w:r>
    </w:p>
    <w:p w14:paraId="7C0F4F0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725793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建立连接</w:t>
      </w:r>
    </w:p>
    <w:p w14:paraId="24C9A0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 = nrc.connect_robot("192.168.1.13", "6001")</w:t>
      </w:r>
    </w:p>
    <w:p w14:paraId="6612C51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791F44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设置当前坐标系为关节坐标系</w:t>
      </w:r>
    </w:p>
    <w:p w14:paraId="3FA1BF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coord = 0</w:t>
      </w:r>
    </w:p>
    <w:p w14:paraId="3B4637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ret = nrc.set_current_coord(socket_fd, coord)</w:t>
      </w:r>
    </w:p>
    <w:p w14:paraId="0FCB91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print(f"设置当前坐标系返回值(ret) = {ret}")</w:t>
      </w:r>
    </w:p>
    <w:p w14:paraId="0F8F173E">
      <w:pPr>
        <w:widowControl/>
        <w:spacing w:line="360" w:lineRule="atLeast"/>
        <w:jc w:val="left"/>
        <w:rPr>
          <w:rFonts w:hint="default" w:ascii="Times New Roman" w:hAnsi="Times New Roman" w:eastAsia="宋体" w:cs="Times New Roman"/>
          <w:kern w:val="0"/>
          <w:sz w:val="24"/>
        </w:rPr>
      </w:pPr>
      <w:r>
        <w:rPr>
          <w:rFonts w:hint="default" w:ascii="Times New Roman" w:hAnsi="Times New Roman" w:eastAsia="宋体" w:cs="Times New Roman"/>
          <w:kern w:val="0"/>
          <w:sz w:val="24"/>
        </w:rPr>
        <w:pict>
          <v:rect id="_x0000_i1047" o:spt="1" style="height:1.5pt;width:0pt;" fillcolor="#000000" filled="t" stroked="f" coordsize="21600,21600" o:hr="t" o:hrstd="t" o:hrnoshade="t" o:hralign="center">
            <v:path/>
            <v:fill on="t" focussize="0,0"/>
            <v:stroke on="f"/>
            <v:imagedata o:title=""/>
            <o:lock v:ext="edit"/>
            <w10:wrap type="none"/>
            <w10:anchorlock/>
          </v:rect>
        </w:pict>
      </w:r>
    </w:p>
    <w:p w14:paraId="7F7B6FB3">
      <w:pPr>
        <w:pStyle w:val="4"/>
        <w:rPr>
          <w:rFonts w:hint="default" w:ascii="Times New Roman" w:hAnsi="Times New Roman" w:eastAsia="宋体" w:cs="Times New Roman"/>
        </w:rPr>
      </w:pPr>
      <w:bookmarkStart w:id="44" w:name="_Toc25559"/>
      <w:r>
        <w:rPr>
          <w:rFonts w:hint="default" w:ascii="Times New Roman" w:hAnsi="Times New Roman" w:eastAsia="宋体" w:cs="Times New Roman"/>
        </w:rPr>
        <w:t>4.8 示教操作接口</w:t>
      </w:r>
      <w:bookmarkEnd w:id="44"/>
    </w:p>
    <w:p w14:paraId="3D791F7D">
      <w:pPr>
        <w:pStyle w:val="6"/>
        <w:rPr>
          <w:rFonts w:hint="default" w:ascii="Times New Roman" w:hAnsi="Times New Roman" w:eastAsia="宋体" w:cs="Times New Roman"/>
        </w:rPr>
      </w:pPr>
      <w:bookmarkStart w:id="45" w:name="_Toc30725"/>
      <w:r>
        <w:rPr>
          <w:rFonts w:hint="default" w:ascii="Times New Roman" w:hAnsi="Times New Roman" w:eastAsia="宋体" w:cs="Times New Roman"/>
        </w:rPr>
        <w:t>4.8.1 robot_start_jogging - 点动</w:t>
      </w:r>
      <w:bookmarkEnd w:id="45"/>
    </w:p>
    <w:p w14:paraId="6AB9C2D1">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robot_start_jogging()</w:t>
      </w:r>
    </w:p>
    <w:p w14:paraId="7373C5E8">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3B7C4A65">
      <w:pPr>
        <w:widowControl/>
        <w:numPr>
          <w:ilvl w:val="0"/>
          <w:numId w:val="44"/>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w:t>
      </w:r>
      <w:r>
        <w:rPr>
          <w:rFonts w:hint="default" w:ascii="Times New Roman" w:hAnsi="Times New Roman" w:eastAsia="宋体" w:cs="Times New Roman"/>
          <w:color w:val="000000"/>
          <w:kern w:val="0"/>
          <w:sz w:val="24"/>
        </w:rPr>
        <w:t>：连接句柄</w:t>
      </w:r>
    </w:p>
    <w:p w14:paraId="2A3EDAEF">
      <w:pPr>
        <w:widowControl/>
        <w:numPr>
          <w:ilvl w:val="0"/>
          <w:numId w:val="44"/>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axis</w:t>
      </w:r>
      <w:r>
        <w:rPr>
          <w:rFonts w:hint="default" w:ascii="Times New Roman" w:hAnsi="Times New Roman" w:eastAsia="宋体" w:cs="Times New Roman"/>
          <w:color w:val="000000"/>
          <w:kern w:val="0"/>
          <w:sz w:val="24"/>
        </w:rPr>
        <w:t>：轴号，1~7 代表第 1~7 轴</w:t>
      </w:r>
    </w:p>
    <w:p w14:paraId="4861DF49">
      <w:pPr>
        <w:widowControl/>
        <w:numPr>
          <w:ilvl w:val="0"/>
          <w:numId w:val="44"/>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direction</w:t>
      </w:r>
      <w:r>
        <w:rPr>
          <w:rFonts w:hint="default" w:ascii="Times New Roman" w:hAnsi="Times New Roman" w:eastAsia="宋体" w:cs="Times New Roman"/>
          <w:color w:val="000000"/>
          <w:kern w:val="0"/>
          <w:sz w:val="24"/>
        </w:rPr>
        <w:t>：方向</w:t>
      </w:r>
    </w:p>
    <w:p w14:paraId="6DBFD2E7">
      <w:pPr>
        <w:widowControl/>
        <w:numPr>
          <w:ilvl w:val="1"/>
          <w:numId w:val="44"/>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1：正向</w:t>
      </w:r>
    </w:p>
    <w:p w14:paraId="730ACA85">
      <w:pPr>
        <w:widowControl/>
        <w:numPr>
          <w:ilvl w:val="1"/>
          <w:numId w:val="44"/>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-1：反向</w:t>
      </w:r>
    </w:p>
    <w:p w14:paraId="5A3F4D7A">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498C1BFC">
      <w:pPr>
        <w:widowControl/>
        <w:numPr>
          <w:ilvl w:val="0"/>
          <w:numId w:val="45"/>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1F1A71C8">
      <w:pPr>
        <w:widowControl/>
        <w:numPr>
          <w:ilvl w:val="1"/>
          <w:numId w:val="45"/>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548BDA53">
      <w:pPr>
        <w:widowControl/>
        <w:numPr>
          <w:ilvl w:val="1"/>
          <w:numId w:val="45"/>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144385BC">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p>
    <w:p w14:paraId="7D6E4021">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python</w:t>
      </w:r>
    </w:p>
    <w:p w14:paraId="66BD4B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请参考具体SDK文档</w:t>
      </w:r>
      <w:r>
        <w:rPr>
          <w:rFonts w:hint="default" w:ascii="Times New Roman" w:hAnsi="Times New Roman" w:eastAsia="宋体" w:cs="Times New Roman"/>
          <w:b/>
          <w:bCs/>
          <w:color w:val="000000"/>
          <w:kern w:val="0"/>
          <w:sz w:val="24"/>
        </w:rPr>
        <w:t>6.6</w:t>
      </w:r>
      <w:r>
        <w:rPr>
          <w:rFonts w:hint="default" w:ascii="Times New Roman" w:hAnsi="Times New Roman" w:eastAsia="宋体" w:cs="Times New Roman"/>
          <w:color w:val="000000"/>
          <w:kern w:val="0"/>
          <w:sz w:val="24"/>
        </w:rPr>
        <w:t>部分，</w:t>
      </w:r>
      <w:r>
        <w:rPr>
          <w:rFonts w:hint="default" w:ascii="Times New Roman" w:hAnsi="Times New Roman" w:eastAsia="宋体" w:cs="Times New Roman"/>
          <w:color w:val="000000"/>
          <w:kern w:val="0"/>
          <w:sz w:val="24"/>
        </w:rPr>
        <w:t>实现点动操作</w:t>
      </w:r>
    </w:p>
    <w:p w14:paraId="06FBB71B">
      <w:pPr>
        <w:widowControl/>
        <w:spacing w:line="360" w:lineRule="atLeast"/>
        <w:jc w:val="left"/>
        <w:rPr>
          <w:rFonts w:hint="default" w:ascii="Times New Roman" w:hAnsi="Times New Roman" w:eastAsia="宋体" w:cs="Times New Roman"/>
          <w:kern w:val="0"/>
          <w:sz w:val="24"/>
        </w:rPr>
      </w:pPr>
      <w:r>
        <w:rPr>
          <w:rFonts w:hint="default" w:ascii="Times New Roman" w:hAnsi="Times New Roman" w:eastAsia="宋体" w:cs="Times New Roman"/>
          <w:kern w:val="0"/>
          <w:sz w:val="24"/>
        </w:rPr>
        <w:pict>
          <v:rect id="_x0000_i1048" o:spt="1" style="height:1.5pt;width:0pt;" fillcolor="#000000" filled="t" stroked="f" coordsize="21600,21600" o:hr="t" o:hrstd="t" o:hrnoshade="t" o:hralign="center">
            <v:path/>
            <v:fill on="t" focussize="0,0"/>
            <v:stroke on="f"/>
            <v:imagedata o:title=""/>
            <o:lock v:ext="edit"/>
            <w10:wrap type="none"/>
            <w10:anchorlock/>
          </v:rect>
        </w:pict>
      </w:r>
    </w:p>
    <w:p w14:paraId="01AC4D3F">
      <w:pPr>
        <w:pStyle w:val="6"/>
        <w:rPr>
          <w:rFonts w:hint="default" w:ascii="Times New Roman" w:hAnsi="Times New Roman" w:eastAsia="宋体" w:cs="Times New Roman"/>
        </w:rPr>
      </w:pPr>
      <w:bookmarkStart w:id="46" w:name="_Toc1611"/>
      <w:r>
        <w:rPr>
          <w:rFonts w:hint="default" w:ascii="Times New Roman" w:hAnsi="Times New Roman" w:eastAsia="宋体" w:cs="Times New Roman"/>
        </w:rPr>
        <w:t>4.8.2 示教模式停止 - 示教停止</w:t>
      </w:r>
      <w:bookmarkEnd w:id="46"/>
    </w:p>
    <w:p w14:paraId="4A1C1379">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：示教模式停止只需要下电</w:t>
      </w:r>
    </w:p>
    <w:p w14:paraId="3223DB88">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24A9C155">
      <w:pPr>
        <w:widowControl/>
        <w:numPr>
          <w:ilvl w:val="0"/>
          <w:numId w:val="46"/>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w:t>
      </w:r>
      <w:r>
        <w:rPr>
          <w:rFonts w:hint="default" w:ascii="Times New Roman" w:hAnsi="Times New Roman" w:eastAsia="宋体" w:cs="Times New Roman"/>
          <w:color w:val="000000"/>
          <w:kern w:val="0"/>
          <w:sz w:val="24"/>
        </w:rPr>
        <w:t>：连接句柄</w:t>
      </w:r>
    </w:p>
    <w:p w14:paraId="1F6A93F3">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56BAA259">
      <w:pPr>
        <w:widowControl/>
        <w:numPr>
          <w:ilvl w:val="0"/>
          <w:numId w:val="47"/>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50F31EB3">
      <w:pPr>
        <w:widowControl/>
        <w:numPr>
          <w:ilvl w:val="1"/>
          <w:numId w:val="47"/>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19EDA839">
      <w:pPr>
        <w:widowControl/>
        <w:numPr>
          <w:ilvl w:val="1"/>
          <w:numId w:val="47"/>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4D5B5B76">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p>
    <w:p w14:paraId="44D0A604">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python</w:t>
      </w:r>
    </w:p>
    <w:p w14:paraId="137DD3BA">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运行</w:t>
      </w:r>
    </w:p>
    <w:p w14:paraId="5D304C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import nrc_interface as nrc</w:t>
      </w:r>
    </w:p>
    <w:p w14:paraId="20E470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76CAAB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建立连接</w:t>
      </w:r>
    </w:p>
    <w:p w14:paraId="58333EB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 = nrc.connect_robot("192.168.1.13", "6001")</w:t>
      </w:r>
    </w:p>
    <w:p w14:paraId="40F946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36125E7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示教模式停止只需要下电</w:t>
      </w:r>
    </w:p>
    <w:p w14:paraId="79BDC28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下使能</w:t>
      </w:r>
    </w:p>
    <w:p w14:paraId="7FDCBF0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ret = nrc.set_servo_state(socket_fd, 0)</w:t>
      </w:r>
    </w:p>
    <w:p w14:paraId="529A92C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print(f"伺服下使能返回值(ret) = {ret}")</w:t>
      </w:r>
    </w:p>
    <w:p w14:paraId="0EFD4DD6">
      <w:pPr>
        <w:widowControl/>
        <w:spacing w:line="360" w:lineRule="atLeast"/>
        <w:jc w:val="left"/>
        <w:rPr>
          <w:rFonts w:hint="default" w:ascii="Times New Roman" w:hAnsi="Times New Roman" w:eastAsia="宋体" w:cs="Times New Roman"/>
          <w:kern w:val="0"/>
          <w:sz w:val="24"/>
        </w:rPr>
      </w:pPr>
      <w:r>
        <w:rPr>
          <w:rFonts w:hint="default" w:ascii="Times New Roman" w:hAnsi="Times New Roman" w:eastAsia="宋体" w:cs="Times New Roman"/>
          <w:kern w:val="0"/>
          <w:sz w:val="24"/>
        </w:rPr>
        <w:pict>
          <v:rect id="_x0000_i1049" o:spt="1" style="height:1.5pt;width:0pt;" fillcolor="#000000" filled="t" stroked="f" coordsize="21600,21600" o:hr="t" o:hrstd="t" o:hrnoshade="t" o:hralign="center">
            <v:path/>
            <v:fill on="t" focussize="0,0"/>
            <v:stroke on="f"/>
            <v:imagedata o:title=""/>
            <o:lock v:ext="edit"/>
            <w10:wrap type="none"/>
            <w10:anchorlock/>
          </v:rect>
        </w:pict>
      </w:r>
    </w:p>
    <w:p w14:paraId="269FBC0C">
      <w:pPr>
        <w:pStyle w:val="6"/>
        <w:rPr>
          <w:rFonts w:hint="default" w:ascii="Times New Roman" w:hAnsi="Times New Roman" w:eastAsia="宋体" w:cs="Times New Roman"/>
        </w:rPr>
      </w:pPr>
      <w:bookmarkStart w:id="47" w:name="_Toc15743"/>
      <w:r>
        <w:rPr>
          <w:rFonts w:hint="default" w:ascii="Times New Roman" w:hAnsi="Times New Roman" w:eastAsia="宋体" w:cs="Times New Roman"/>
        </w:rPr>
        <w:t>4.8.3 get_drag_thread_is_end - 拖动示教</w:t>
      </w:r>
      <w:r>
        <w:rPr>
          <w:rFonts w:hint="default" w:ascii="Times New Roman" w:hAnsi="Times New Roman" w:eastAsia="宋体" w:cs="Times New Roman"/>
        </w:rPr>
        <w:t>（目前仅支持6轴）</w:t>
      </w:r>
      <w:r>
        <w:rPr>
          <w:rFonts w:hint="default" w:ascii="Times New Roman" w:hAnsi="Times New Roman" w:eastAsia="宋体" w:cs="Times New Roman"/>
        </w:rPr>
        <w:t>结束</w:t>
      </w:r>
      <w:bookmarkEnd w:id="47"/>
    </w:p>
    <w:p w14:paraId="58FDDFC4">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get_drag_thread_is_end(socket_fd: int, is_end: int)</w:t>
      </w:r>
    </w:p>
    <w:p w14:paraId="1E7E4004">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6C6A9CD0">
      <w:pPr>
        <w:widowControl/>
        <w:numPr>
          <w:ilvl w:val="0"/>
          <w:numId w:val="48"/>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w:t>
      </w:r>
      <w:r>
        <w:rPr>
          <w:rFonts w:hint="default" w:ascii="Times New Roman" w:hAnsi="Times New Roman" w:eastAsia="宋体" w:cs="Times New Roman"/>
          <w:color w:val="000000"/>
          <w:kern w:val="0"/>
          <w:sz w:val="24"/>
        </w:rPr>
        <w:t>：连接句柄</w:t>
      </w:r>
    </w:p>
    <w:p w14:paraId="510EBCB7">
      <w:pPr>
        <w:widowControl/>
        <w:numPr>
          <w:ilvl w:val="0"/>
          <w:numId w:val="48"/>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is_end</w:t>
      </w:r>
      <w:r>
        <w:rPr>
          <w:rFonts w:hint="default" w:ascii="Times New Roman" w:hAnsi="Times New Roman" w:eastAsia="宋体" w:cs="Times New Roman"/>
          <w:color w:val="000000"/>
          <w:kern w:val="0"/>
          <w:sz w:val="24"/>
        </w:rPr>
        <w:t>：输出参数，用于存储拖动示教是否结束</w:t>
      </w:r>
    </w:p>
    <w:p w14:paraId="3D6A9AB6">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3DBE16FA">
      <w:pPr>
        <w:widowControl/>
        <w:numPr>
          <w:ilvl w:val="0"/>
          <w:numId w:val="49"/>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40844D03">
      <w:pPr>
        <w:widowControl/>
        <w:numPr>
          <w:ilvl w:val="1"/>
          <w:numId w:val="49"/>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2E8B3DEA">
      <w:pPr>
        <w:widowControl/>
        <w:numPr>
          <w:ilvl w:val="1"/>
          <w:numId w:val="49"/>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2ED2FAF9">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p>
    <w:p w14:paraId="6EF2E870">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python</w:t>
      </w:r>
    </w:p>
    <w:p w14:paraId="77CC038D">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运行</w:t>
      </w:r>
    </w:p>
    <w:p w14:paraId="68B123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import nrc_interface as nrc</w:t>
      </w:r>
    </w:p>
    <w:p w14:paraId="6EAF634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598135B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建立连接</w:t>
      </w:r>
    </w:p>
    <w:p w14:paraId="4CF6CF4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 = nrc.connect_robot("192.168.1.13", "6001")</w:t>
      </w:r>
    </w:p>
    <w:p w14:paraId="3379AA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5D876D4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查询拖动示教是否结束</w:t>
      </w:r>
    </w:p>
    <w:p w14:paraId="2F78B2D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is_end = 0</w:t>
      </w:r>
    </w:p>
    <w:p w14:paraId="447268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ret = nrc.get_drag_thread_is_end(socket_fd, is_end)</w:t>
      </w:r>
    </w:p>
    <w:p w14:paraId="742E5A1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314373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if ret == 0:</w:t>
      </w:r>
    </w:p>
    <w:p w14:paraId="03B40B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if is_end == 1:</w:t>
      </w:r>
    </w:p>
    <w:p w14:paraId="2D25AC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print("拖动示教已结束")</w:t>
      </w:r>
    </w:p>
    <w:p w14:paraId="19624A0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else:</w:t>
      </w:r>
    </w:p>
    <w:p w14:paraId="6ABDB79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print("拖动示教进行中")</w:t>
      </w:r>
    </w:p>
    <w:p w14:paraId="0B3820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else:</w:t>
      </w:r>
    </w:p>
    <w:p w14:paraId="03362F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print(f"查询拖动示教状态失败，错误码：{ret}")</w:t>
      </w:r>
    </w:p>
    <w:p w14:paraId="50D903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305E36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print("拖动示教结束查询接口使用示例")</w:t>
      </w:r>
    </w:p>
    <w:p w14:paraId="477FBFBC">
      <w:pPr>
        <w:widowControl/>
        <w:spacing w:line="360" w:lineRule="atLeast"/>
        <w:jc w:val="left"/>
        <w:rPr>
          <w:rFonts w:hint="default" w:ascii="Times New Roman" w:hAnsi="Times New Roman" w:eastAsia="宋体" w:cs="Times New Roman"/>
          <w:kern w:val="0"/>
          <w:sz w:val="24"/>
        </w:rPr>
      </w:pPr>
      <w:r>
        <w:rPr>
          <w:rFonts w:hint="default" w:ascii="Times New Roman" w:hAnsi="Times New Roman" w:eastAsia="宋体" w:cs="Times New Roman"/>
          <w:kern w:val="0"/>
          <w:sz w:val="24"/>
        </w:rPr>
        <w:pict>
          <v:rect id="_x0000_i1050" o:spt="1" style="height:1.5pt;width:0pt;" fillcolor="#000000" filled="t" stroked="f" coordsize="21600,21600" o:hr="t" o:hrstd="t" o:hrnoshade="t" o:hralign="center">
            <v:path/>
            <v:fill on="t" focussize="0,0"/>
            <v:stroke on="f"/>
            <v:imagedata o:title=""/>
            <o:lock v:ext="edit"/>
            <w10:wrap type="none"/>
            <w10:anchorlock/>
          </v:rect>
        </w:pict>
      </w:r>
    </w:p>
    <w:p w14:paraId="0AEB6ADD">
      <w:pPr>
        <w:pStyle w:val="4"/>
        <w:rPr>
          <w:rFonts w:hint="default" w:ascii="Times New Roman" w:hAnsi="Times New Roman" w:eastAsia="宋体" w:cs="Times New Roman"/>
        </w:rPr>
      </w:pPr>
      <w:bookmarkStart w:id="48" w:name="_Toc27263"/>
      <w:r>
        <w:rPr>
          <w:rFonts w:hint="default" w:ascii="Times New Roman" w:hAnsi="Times New Roman" w:eastAsia="宋体" w:cs="Times New Roman"/>
        </w:rPr>
        <w:t>4.9 错误处理与零位标定接口</w:t>
      </w:r>
      <w:bookmarkEnd w:id="48"/>
    </w:p>
    <w:p w14:paraId="046F526B">
      <w:pPr>
        <w:pStyle w:val="6"/>
        <w:rPr>
          <w:rFonts w:hint="default" w:ascii="Times New Roman" w:hAnsi="Times New Roman" w:eastAsia="宋体" w:cs="Times New Roman"/>
          <w:lang w:val="en-US" w:eastAsia="zh-CN"/>
        </w:rPr>
      </w:pPr>
      <w:bookmarkStart w:id="49" w:name="_Toc16792"/>
      <w:r>
        <w:rPr>
          <w:rFonts w:hint="default" w:ascii="Times New Roman" w:hAnsi="Times New Roman" w:eastAsia="宋体" w:cs="Times New Roman"/>
        </w:rPr>
        <w:t>4.9.1 clear_error - 清除系统错误</w:t>
      </w:r>
      <w:r>
        <w:rPr>
          <w:rFonts w:hint="default" w:ascii="Times New Roman" w:hAnsi="Times New Roman" w:eastAsia="宋体" w:cs="Times New Roman"/>
          <w:lang w:val="en-US" w:eastAsia="zh-CN"/>
        </w:rPr>
        <w:t>/</w:t>
      </w:r>
      <w:r>
        <w:rPr>
          <w:rFonts w:hint="default" w:ascii="Times New Roman" w:hAnsi="Times New Roman" w:eastAsia="宋体" w:cs="Times New Roman"/>
        </w:rPr>
        <w:t>清除关节错误代码</w:t>
      </w:r>
      <w:bookmarkEnd w:id="49"/>
    </w:p>
    <w:p w14:paraId="3DB973D7">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clear_error(socket_fd: int)</w:t>
      </w:r>
    </w:p>
    <w:p w14:paraId="0E9DD5F3">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582592C2">
      <w:pPr>
        <w:widowControl/>
        <w:numPr>
          <w:ilvl w:val="0"/>
          <w:numId w:val="5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w:t>
      </w:r>
      <w:r>
        <w:rPr>
          <w:rFonts w:hint="default" w:ascii="Times New Roman" w:hAnsi="Times New Roman" w:eastAsia="宋体" w:cs="Times New Roman"/>
          <w:color w:val="000000"/>
          <w:kern w:val="0"/>
          <w:sz w:val="24"/>
        </w:rPr>
        <w:t>：连接句柄</w:t>
      </w:r>
    </w:p>
    <w:p w14:paraId="347C0142">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14490038">
      <w:pPr>
        <w:widowControl/>
        <w:numPr>
          <w:ilvl w:val="0"/>
          <w:numId w:val="5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4F9A2382">
      <w:pPr>
        <w:widowControl/>
        <w:numPr>
          <w:ilvl w:val="1"/>
          <w:numId w:val="5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675110C9">
      <w:pPr>
        <w:widowControl/>
        <w:numPr>
          <w:ilvl w:val="1"/>
          <w:numId w:val="5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2BFDD1B4">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p>
    <w:p w14:paraId="4362A255">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python</w:t>
      </w:r>
    </w:p>
    <w:p w14:paraId="39FA7CB5">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运行</w:t>
      </w:r>
    </w:p>
    <w:p w14:paraId="598EFF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import nrc_interface as nrc</w:t>
      </w:r>
    </w:p>
    <w:p w14:paraId="5DF913D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import time</w:t>
      </w:r>
    </w:p>
    <w:p w14:paraId="377B4FA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10AAF7F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建立连接</w:t>
      </w:r>
    </w:p>
    <w:p w14:paraId="09F740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 = nrc.connect_robot("192.168.1.13", "6001")</w:t>
      </w:r>
    </w:p>
    <w:p w14:paraId="6D6DA2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2210483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清除控制器错误</w:t>
      </w:r>
    </w:p>
    <w:p w14:paraId="65AE87C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ret = nrc.clear_error(socket_fd)</w:t>
      </w:r>
    </w:p>
    <w:p w14:paraId="739C6A9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print(f"清除错误返回值(ret) = {ret}")</w:t>
      </w:r>
    </w:p>
    <w:p w14:paraId="52B1CF4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0A6A18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time.sleep(0.5)</w:t>
      </w:r>
    </w:p>
    <w:p w14:paraId="234594C3">
      <w:pPr>
        <w:widowControl/>
        <w:spacing w:line="360" w:lineRule="atLeast"/>
        <w:jc w:val="left"/>
        <w:rPr>
          <w:rFonts w:hint="default" w:ascii="Times New Roman" w:hAnsi="Times New Roman" w:eastAsia="宋体" w:cs="Times New Roman"/>
          <w:kern w:val="0"/>
          <w:sz w:val="24"/>
        </w:rPr>
      </w:pPr>
      <w:r>
        <w:rPr>
          <w:rFonts w:hint="default" w:ascii="Times New Roman" w:hAnsi="Times New Roman" w:eastAsia="宋体" w:cs="Times New Roman"/>
          <w:kern w:val="0"/>
          <w:sz w:val="24"/>
        </w:rPr>
        <w:pict>
          <v:rect id="_x0000_i1051" o:spt="1" style="height:1.5pt;width:0pt;" fillcolor="#000000" filled="t" stroked="f" coordsize="21600,21600" o:hr="t" o:hrstd="t" o:hrnoshade="t" o:hralign="center">
            <v:path/>
            <v:fill on="t" focussize="0,0"/>
            <v:stroke on="f"/>
            <v:imagedata o:title=""/>
            <o:lock v:ext="edit"/>
            <w10:wrap type="none"/>
            <w10:anchorlock/>
          </v:rect>
        </w:pict>
      </w:r>
    </w:p>
    <w:p w14:paraId="3F68CA17">
      <w:pPr>
        <w:pStyle w:val="6"/>
        <w:rPr>
          <w:rFonts w:hint="default" w:ascii="Times New Roman" w:hAnsi="Times New Roman" w:eastAsia="宋体" w:cs="Times New Roman"/>
          <w:lang w:val="en-US" w:eastAsia="zh-CN"/>
        </w:rPr>
      </w:pPr>
      <w:bookmarkStart w:id="50" w:name="_Toc24624"/>
      <w:r>
        <w:rPr>
          <w:rFonts w:hint="default" w:ascii="Times New Roman" w:hAnsi="Times New Roman" w:eastAsia="宋体" w:cs="Times New Roman"/>
        </w:rPr>
        <w:t>4.9.2 set_axis_zero_position - 标定当前状态下的零位</w:t>
      </w:r>
      <w:r>
        <w:rPr>
          <w:rFonts w:hint="default" w:ascii="Times New Roman" w:hAnsi="Times New Roman" w:eastAsia="宋体" w:cs="Times New Roman"/>
          <w:lang w:val="en-US" w:eastAsia="zh-CN"/>
        </w:rPr>
        <w:t>/</w:t>
      </w:r>
      <w:r>
        <w:rPr>
          <w:rFonts w:hint="default" w:ascii="Times New Roman" w:hAnsi="Times New Roman" w:eastAsia="宋体" w:cs="Times New Roman"/>
        </w:rPr>
        <w:t>指定关节当前位置为零位</w:t>
      </w:r>
      <w:bookmarkEnd w:id="50"/>
    </w:p>
    <w:p w14:paraId="321DB89C">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set_axis_zero_position(socket_fd: int, axis: int)</w:t>
      </w:r>
    </w:p>
    <w:p w14:paraId="394013DC">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6A46BAEE">
      <w:pPr>
        <w:widowControl/>
        <w:numPr>
          <w:ilvl w:val="0"/>
          <w:numId w:val="52"/>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w:t>
      </w:r>
      <w:r>
        <w:rPr>
          <w:rFonts w:hint="default" w:ascii="Times New Roman" w:hAnsi="Times New Roman" w:eastAsia="宋体" w:cs="Times New Roman"/>
          <w:color w:val="000000"/>
          <w:kern w:val="0"/>
          <w:sz w:val="24"/>
        </w:rPr>
        <w:t>：连接句柄</w:t>
      </w:r>
    </w:p>
    <w:p w14:paraId="367E3EC3">
      <w:pPr>
        <w:widowControl/>
        <w:numPr>
          <w:ilvl w:val="0"/>
          <w:numId w:val="52"/>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axis</w:t>
      </w:r>
      <w:r>
        <w:rPr>
          <w:rFonts w:hint="default" w:ascii="Times New Roman" w:hAnsi="Times New Roman" w:eastAsia="宋体" w:cs="Times New Roman"/>
          <w:color w:val="000000"/>
          <w:kern w:val="0"/>
          <w:sz w:val="24"/>
        </w:rPr>
        <w:t>：轴号，1~7 代表第 1~7 轴，0 表示全部轴</w:t>
      </w:r>
    </w:p>
    <w:p w14:paraId="243A93D0">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76454549">
      <w:pPr>
        <w:widowControl/>
        <w:numPr>
          <w:ilvl w:val="0"/>
          <w:numId w:val="53"/>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5A800099">
      <w:pPr>
        <w:widowControl/>
        <w:numPr>
          <w:ilvl w:val="1"/>
          <w:numId w:val="53"/>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7BA3C9D1">
      <w:pPr>
        <w:widowControl/>
        <w:numPr>
          <w:ilvl w:val="1"/>
          <w:numId w:val="53"/>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558247C4">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p>
    <w:p w14:paraId="02081953">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python</w:t>
      </w:r>
    </w:p>
    <w:p w14:paraId="0BC046F1">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运行</w:t>
      </w:r>
    </w:p>
    <w:p w14:paraId="6A6E517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import nrc_interface as nrc</w:t>
      </w:r>
    </w:p>
    <w:p w14:paraId="2537F86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import time</w:t>
      </w:r>
    </w:p>
    <w:p w14:paraId="6F4111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2E531B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建立连接</w:t>
      </w:r>
    </w:p>
    <w:p w14:paraId="4560C5C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 = nrc.connect_robot("192.168.1.13", "6001")</w:t>
      </w:r>
    </w:p>
    <w:p w14:paraId="2C902A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31C012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设置所有轴原点</w:t>
      </w:r>
    </w:p>
    <w:p w14:paraId="30A47B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axis = 0  # 0表示全部关节</w:t>
      </w:r>
    </w:p>
    <w:p w14:paraId="31259B2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ret = nrc.set_axis_zero_position(socket_fd, axis)</w:t>
      </w:r>
    </w:p>
    <w:p w14:paraId="0ABF19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print(f"设置轴原点返回值(ret) = {ret}")</w:t>
      </w:r>
    </w:p>
    <w:p w14:paraId="603AF7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51393A6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time.sleep(1)</w:t>
      </w:r>
    </w:p>
    <w:p w14:paraId="1B82D731">
      <w:pPr>
        <w:widowControl/>
        <w:spacing w:line="360" w:lineRule="atLeast"/>
        <w:jc w:val="left"/>
        <w:rPr>
          <w:rFonts w:hint="default" w:ascii="Times New Roman" w:hAnsi="Times New Roman" w:eastAsia="宋体" w:cs="Times New Roman"/>
          <w:kern w:val="0"/>
          <w:sz w:val="24"/>
        </w:rPr>
      </w:pPr>
      <w:r>
        <w:rPr>
          <w:rFonts w:hint="default" w:ascii="Times New Roman" w:hAnsi="Times New Roman" w:eastAsia="宋体" w:cs="Times New Roman"/>
          <w:kern w:val="0"/>
          <w:sz w:val="24"/>
        </w:rPr>
        <w:pict>
          <v:rect id="_x0000_i1052" o:spt="1" style="height:1.5pt;width:0pt;" fillcolor="#000000" filled="t" stroked="f" coordsize="21600,21600" o:hr="t" o:hrstd="t" o:hrnoshade="t" o:hralign="center">
            <v:path/>
            <v:fill on="t" focussize="0,0"/>
            <v:stroke on="f"/>
            <v:imagedata o:title=""/>
            <o:lock v:ext="edit"/>
            <w10:wrap type="none"/>
            <w10:anchorlock/>
          </v:rect>
        </w:pict>
      </w:r>
    </w:p>
    <w:p w14:paraId="6F0B4F74">
      <w:pPr>
        <w:pStyle w:val="4"/>
        <w:rPr>
          <w:rFonts w:hint="default" w:ascii="Times New Roman" w:hAnsi="Times New Roman" w:eastAsia="宋体" w:cs="Times New Roman"/>
        </w:rPr>
      </w:pPr>
      <w:bookmarkStart w:id="51" w:name="_Toc7729"/>
      <w:r>
        <w:rPr>
          <w:rFonts w:hint="default" w:ascii="Times New Roman" w:hAnsi="Times New Roman" w:eastAsia="宋体" w:cs="Times New Roman"/>
        </w:rPr>
        <w:t>4.10 全局路点管理接口</w:t>
      </w:r>
      <w:bookmarkEnd w:id="51"/>
    </w:p>
    <w:p w14:paraId="1FF400BD">
      <w:pPr>
        <w:pStyle w:val="6"/>
        <w:rPr>
          <w:rFonts w:hint="default" w:ascii="Times New Roman" w:hAnsi="Times New Roman" w:eastAsia="宋体" w:cs="Times New Roman"/>
          <w:lang w:val="en-US" w:eastAsia="zh-CN"/>
        </w:rPr>
      </w:pPr>
      <w:bookmarkStart w:id="52" w:name="_Toc18052"/>
      <w:r>
        <w:rPr>
          <w:rFonts w:hint="default" w:ascii="Times New Roman" w:hAnsi="Times New Roman" w:eastAsia="宋体" w:cs="Times New Roman"/>
        </w:rPr>
        <w:t>4.10.1 set_global_position - 新增全局路点</w:t>
      </w:r>
      <w:r>
        <w:rPr>
          <w:rFonts w:hint="default" w:ascii="Times New Roman" w:hAnsi="Times New Roman" w:eastAsia="宋体" w:cs="Times New Roman"/>
          <w:lang w:val="en-US" w:eastAsia="zh-CN"/>
        </w:rPr>
        <w:t>/</w:t>
      </w:r>
      <w:r>
        <w:rPr>
          <w:rFonts w:hint="default" w:ascii="Times New Roman" w:hAnsi="Times New Roman" w:eastAsia="宋体" w:cs="Times New Roman"/>
        </w:rPr>
        <w:t>设置</w:t>
      </w:r>
      <w:r>
        <w:rPr>
          <w:rFonts w:hint="default" w:ascii="Times New Roman" w:hAnsi="Times New Roman" w:eastAsia="宋体" w:cs="Times New Roman"/>
        </w:rPr>
        <w:t>全局路点</w:t>
      </w:r>
      <w:bookmarkEnd w:id="52"/>
    </w:p>
    <w:p w14:paraId="6ECD2634">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set_global_position(socket_fd, pos_name, pos_value)</w:t>
      </w:r>
    </w:p>
    <w:p w14:paraId="4F3F8709">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532C3EB5">
      <w:pPr>
        <w:widowControl/>
        <w:numPr>
          <w:ilvl w:val="0"/>
          <w:numId w:val="54"/>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w:t>
      </w:r>
      <w:r>
        <w:rPr>
          <w:rFonts w:hint="default" w:ascii="Times New Roman" w:hAnsi="Times New Roman" w:eastAsia="宋体" w:cs="Times New Roman"/>
          <w:color w:val="000000"/>
          <w:kern w:val="0"/>
          <w:sz w:val="24"/>
        </w:rPr>
        <w:t>：连接句柄</w:t>
      </w:r>
    </w:p>
    <w:p w14:paraId="636E88CF">
      <w:pPr>
        <w:widowControl/>
        <w:numPr>
          <w:ilvl w:val="0"/>
          <w:numId w:val="54"/>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pos_name</w:t>
      </w:r>
      <w:r>
        <w:rPr>
          <w:rFonts w:hint="default" w:ascii="Times New Roman" w:hAnsi="Times New Roman" w:eastAsia="宋体" w:cs="Times New Roman"/>
          <w:color w:val="000000"/>
          <w:kern w:val="0"/>
          <w:sz w:val="24"/>
        </w:rPr>
        <w:t>：坐标名称</w:t>
      </w:r>
    </w:p>
    <w:p w14:paraId="22834BFC">
      <w:pPr>
        <w:widowControl/>
        <w:numPr>
          <w:ilvl w:val="0"/>
          <w:numId w:val="54"/>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pos_value</w:t>
      </w:r>
      <w:r>
        <w:rPr>
          <w:rFonts w:hint="default" w:ascii="Times New Roman" w:hAnsi="Times New Roman" w:eastAsia="宋体" w:cs="Times New Roman"/>
          <w:color w:val="000000"/>
          <w:kern w:val="0"/>
          <w:sz w:val="24"/>
        </w:rPr>
        <w:t>：坐标值向量</w:t>
      </w:r>
    </w:p>
    <w:p w14:paraId="2206D3C5">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7AF70282">
      <w:pPr>
        <w:widowControl/>
        <w:numPr>
          <w:ilvl w:val="0"/>
          <w:numId w:val="55"/>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71281C2D">
      <w:pPr>
        <w:widowControl/>
        <w:numPr>
          <w:ilvl w:val="1"/>
          <w:numId w:val="55"/>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2ACDDA5E">
      <w:pPr>
        <w:widowControl/>
        <w:numPr>
          <w:ilvl w:val="1"/>
          <w:numId w:val="55"/>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363F10E8">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p>
    <w:p w14:paraId="2C785612">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python</w:t>
      </w:r>
    </w:p>
    <w:p w14:paraId="1F8AB673">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运行</w:t>
      </w:r>
    </w:p>
    <w:p w14:paraId="27861F5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import nrc_interface as nrc</w:t>
      </w:r>
    </w:p>
    <w:p w14:paraId="5F6C091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import time</w:t>
      </w:r>
    </w:p>
    <w:p w14:paraId="4EA6A1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6990C6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建立连接</w:t>
      </w:r>
    </w:p>
    <w:p w14:paraId="722507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 = nrc.connect_robot("192.168.1.13", "6001")</w:t>
      </w:r>
    </w:p>
    <w:p w14:paraId="11A4F2A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7FFD08E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坐标名称</w:t>
      </w:r>
    </w:p>
    <w:p w14:paraId="294AFD1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posName = "test_point"</w:t>
      </w:r>
    </w:p>
    <w:p w14:paraId="3CDBB1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5339F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创建接收坐标的vector</w:t>
      </w:r>
    </w:p>
    <w:p w14:paraId="714FE32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move_cmd = nrc.MoveCmd()</w:t>
      </w:r>
    </w:p>
    <w:p w14:paraId="20C9318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617D8E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设置坐标值</w:t>
      </w:r>
    </w:p>
    <w:p w14:paraId="28D2FC9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target_pos = [0.0, 0.0, 0.0, 0.0, 0.0, 0.0, 0.0]</w:t>
      </w:r>
    </w:p>
    <w:p w14:paraId="4130CAE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for pos in target_pos:</w:t>
      </w:r>
    </w:p>
    <w:p w14:paraId="07E4D3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move_cmd.targetPosValue.append(pos)</w:t>
      </w:r>
    </w:p>
    <w:p w14:paraId="709423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7E316B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调用函数设置全局坐标</w:t>
      </w:r>
    </w:p>
    <w:p w14:paraId="48ED0BB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ret = nrc.set_global_position(socket_fd, posName, move_cmd.targetPosValue)</w:t>
      </w:r>
    </w:p>
    <w:p w14:paraId="48E7104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6368080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if ret == 0:</w:t>
      </w:r>
    </w:p>
    <w:p w14:paraId="2908A9A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print(f"设置全局坐标返回值(ret) = {ret}")</w:t>
      </w:r>
    </w:p>
    <w:p w14:paraId="4C61D6A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print(f"全局坐标 {posName} 设置成功")</w:t>
      </w:r>
    </w:p>
    <w:p w14:paraId="607443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else:</w:t>
      </w:r>
    </w:p>
    <w:p w14:paraId="674A50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print(f"设置全局坐标失败，错误码：{ret}")</w:t>
      </w:r>
    </w:p>
    <w:p w14:paraId="28F1FF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66F2ED9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print("新增全局路点接口使用示例")</w:t>
      </w:r>
    </w:p>
    <w:p w14:paraId="109104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print(f"路点名称: {posName}")</w:t>
      </w:r>
    </w:p>
    <w:p w14:paraId="26585D2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print(f"路点位置: {target_pos}")</w:t>
      </w:r>
    </w:p>
    <w:p w14:paraId="48F5E99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1D0E9A0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time.sleep(1)</w:t>
      </w:r>
    </w:p>
    <w:p w14:paraId="5437A80D">
      <w:pPr>
        <w:widowControl/>
        <w:spacing w:line="360" w:lineRule="atLeast"/>
        <w:jc w:val="left"/>
        <w:rPr>
          <w:rFonts w:hint="default" w:ascii="Times New Roman" w:hAnsi="Times New Roman" w:eastAsia="宋体" w:cs="Times New Roman"/>
          <w:kern w:val="0"/>
          <w:sz w:val="24"/>
        </w:rPr>
      </w:pPr>
      <w:r>
        <w:rPr>
          <w:rFonts w:hint="default" w:ascii="Times New Roman" w:hAnsi="Times New Roman" w:eastAsia="宋体" w:cs="Times New Roman"/>
          <w:kern w:val="0"/>
          <w:sz w:val="24"/>
        </w:rPr>
        <w:pict>
          <v:rect id="_x0000_i1055" o:spt="1" style="height:1.5pt;width:0pt;" fillcolor="#000000" filled="t" stroked="f" coordsize="21600,21600" o:hr="t" o:hrstd="t" o:hrnoshade="t" o:hralign="center">
            <v:path/>
            <v:fill on="t" focussize="0,0"/>
            <v:stroke on="f"/>
            <v:imagedata o:title=""/>
            <o:lock v:ext="edit"/>
            <w10:wrap type="none"/>
            <w10:anchorlock/>
          </v:rect>
        </w:pict>
      </w:r>
    </w:p>
    <w:p w14:paraId="01163C9B">
      <w:pPr>
        <w:pStyle w:val="6"/>
        <w:rPr>
          <w:rFonts w:hint="default" w:ascii="Times New Roman" w:hAnsi="Times New Roman" w:eastAsia="宋体" w:cs="Times New Roman"/>
        </w:rPr>
      </w:pPr>
      <w:bookmarkStart w:id="53" w:name="_Toc22388"/>
      <w:r>
        <w:rPr>
          <w:rFonts w:hint="default" w:ascii="Times New Roman" w:hAnsi="Times New Roman" w:eastAsia="宋体" w:cs="Times New Roman"/>
        </w:rPr>
        <w:t>4.10.</w:t>
      </w:r>
      <w:r>
        <w:rPr>
          <w:rFonts w:hint="eastAsia" w:ascii="Times New Roman" w:hAnsi="Times New Roman" w:eastAsia="宋体" w:cs="Times New Roman"/>
          <w:lang w:val="en-US" w:eastAsia="zh-CN"/>
        </w:rPr>
        <w:t>2</w:t>
      </w:r>
      <w:r>
        <w:rPr>
          <w:rFonts w:hint="default" w:ascii="Times New Roman" w:hAnsi="Times New Roman" w:eastAsia="宋体" w:cs="Times New Roman"/>
        </w:rPr>
        <w:t xml:space="preserve"> get_global_position - 查询全局 GP 点位</w:t>
      </w:r>
      <w:bookmarkEnd w:id="53"/>
    </w:p>
    <w:p w14:paraId="4D1FA481">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get_global_position(socket_fd, pos_name, pos_value)</w:t>
      </w:r>
    </w:p>
    <w:p w14:paraId="51F6CA6C">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03C06336">
      <w:pPr>
        <w:widowControl/>
        <w:numPr>
          <w:ilvl w:val="0"/>
          <w:numId w:val="56"/>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w:t>
      </w:r>
      <w:r>
        <w:rPr>
          <w:rFonts w:hint="default" w:ascii="Times New Roman" w:hAnsi="Times New Roman" w:eastAsia="宋体" w:cs="Times New Roman"/>
          <w:color w:val="000000"/>
          <w:kern w:val="0"/>
          <w:sz w:val="24"/>
        </w:rPr>
        <w:t>：连接句柄</w:t>
      </w:r>
    </w:p>
    <w:p w14:paraId="06AAB728">
      <w:pPr>
        <w:widowControl/>
        <w:numPr>
          <w:ilvl w:val="0"/>
          <w:numId w:val="56"/>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pos_name</w:t>
      </w:r>
      <w:r>
        <w:rPr>
          <w:rFonts w:hint="default" w:ascii="Times New Roman" w:hAnsi="Times New Roman" w:eastAsia="宋体" w:cs="Times New Roman"/>
          <w:color w:val="000000"/>
          <w:kern w:val="0"/>
          <w:sz w:val="24"/>
        </w:rPr>
        <w:t>：坐标名称</w:t>
      </w:r>
    </w:p>
    <w:p w14:paraId="5E413745">
      <w:pPr>
        <w:widowControl/>
        <w:numPr>
          <w:ilvl w:val="0"/>
          <w:numId w:val="56"/>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pos_value</w:t>
      </w:r>
      <w:r>
        <w:rPr>
          <w:rFonts w:hint="default" w:ascii="Times New Roman" w:hAnsi="Times New Roman" w:eastAsia="宋体" w:cs="Times New Roman"/>
          <w:color w:val="000000"/>
          <w:kern w:val="0"/>
          <w:sz w:val="24"/>
        </w:rPr>
        <w:t>：输出参数，用于存储坐标值的向量</w:t>
      </w:r>
    </w:p>
    <w:p w14:paraId="06F245AF">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17680878">
      <w:pPr>
        <w:widowControl/>
        <w:numPr>
          <w:ilvl w:val="0"/>
          <w:numId w:val="57"/>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0D19986C">
      <w:pPr>
        <w:widowControl/>
        <w:numPr>
          <w:ilvl w:val="1"/>
          <w:numId w:val="57"/>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29F91CE2">
      <w:pPr>
        <w:widowControl/>
        <w:numPr>
          <w:ilvl w:val="1"/>
          <w:numId w:val="57"/>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54D5E60A">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p>
    <w:p w14:paraId="2CE6E29A">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python</w:t>
      </w:r>
    </w:p>
    <w:p w14:paraId="30900709">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运行</w:t>
      </w:r>
    </w:p>
    <w:p w14:paraId="206ABC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import nrc_interface as nrc</w:t>
      </w:r>
    </w:p>
    <w:p w14:paraId="39E0EB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import time</w:t>
      </w:r>
    </w:p>
    <w:p w14:paraId="04C248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2C641F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建立连接</w:t>
      </w:r>
    </w:p>
    <w:p w14:paraId="180A290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 = nrc.connect_robot("192.168.1.13", "6001")</w:t>
      </w:r>
    </w:p>
    <w:p w14:paraId="58D4995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6F0B16A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坐标名称</w:t>
      </w:r>
    </w:p>
    <w:p w14:paraId="177147D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posName = "test_point"</w:t>
      </w:r>
    </w:p>
    <w:p w14:paraId="6FDE7D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4573AD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创建接收坐标的vector</w:t>
      </w:r>
    </w:p>
    <w:p w14:paraId="01C40B2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move_cmd = nrc.MoveCmd()</w:t>
      </w:r>
    </w:p>
    <w:p w14:paraId="58EB6DD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5AE1B92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调用函数</w:t>
      </w:r>
    </w:p>
    <w:p w14:paraId="208A160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ret = nrc.get_global_position(socket_fd, posName, move_cmd.targetPosValue)</w:t>
      </w:r>
    </w:p>
    <w:p w14:paraId="6C7B7E6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58AD254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if ret == 0:</w:t>
      </w:r>
    </w:p>
    <w:p w14:paraId="057C42B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print(f"获取全局坐标返回值(ret) = {ret}")</w:t>
      </w:r>
    </w:p>
    <w:p w14:paraId="0B17BD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print(f"全局坐标位置 = {list(move_cmd.targetPosValue)}")</w:t>
      </w:r>
    </w:p>
    <w:p w14:paraId="28CA9D6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else:</w:t>
      </w:r>
    </w:p>
    <w:p w14:paraId="0004F84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print(f"获取全局坐标失败，错误码：{ret}")</w:t>
      </w:r>
    </w:p>
    <w:p w14:paraId="59B53A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18A4160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time.sleep(1)</w:t>
      </w:r>
    </w:p>
    <w:p w14:paraId="69ED313A">
      <w:pPr>
        <w:widowControl/>
        <w:spacing w:line="360" w:lineRule="atLeast"/>
        <w:jc w:val="left"/>
        <w:rPr>
          <w:rFonts w:hint="default" w:ascii="Times New Roman" w:hAnsi="Times New Roman" w:eastAsia="宋体" w:cs="Times New Roman"/>
          <w:kern w:val="0"/>
          <w:sz w:val="24"/>
        </w:rPr>
      </w:pPr>
      <w:r>
        <w:rPr>
          <w:rFonts w:hint="default" w:ascii="Times New Roman" w:hAnsi="Times New Roman" w:eastAsia="宋体" w:cs="Times New Roman"/>
          <w:kern w:val="0"/>
          <w:sz w:val="24"/>
        </w:rPr>
        <w:pict>
          <v:rect id="_x0000_i1057" o:spt="1" style="height:1.5pt;width:0pt;" fillcolor="#000000" filled="t" stroked="f" coordsize="21600,21600" o:hr="t" o:hrstd="t" o:hrnoshade="t" o:hralign="center">
            <v:path/>
            <v:fill on="t" focussize="0,0"/>
            <v:stroke on="f"/>
            <v:imagedata o:title=""/>
            <o:lock v:ext="edit"/>
            <w10:wrap type="none"/>
            <w10:anchorlock/>
          </v:rect>
        </w:pict>
      </w:r>
    </w:p>
    <w:p w14:paraId="4B866A7E">
      <w:pPr>
        <w:pStyle w:val="4"/>
        <w:rPr>
          <w:rFonts w:hint="default" w:ascii="Times New Roman" w:hAnsi="Times New Roman" w:eastAsia="宋体" w:cs="Times New Roman"/>
        </w:rPr>
      </w:pPr>
      <w:bookmarkStart w:id="54" w:name="_Toc13337"/>
      <w:r>
        <w:rPr>
          <w:rFonts w:hint="default" w:ascii="Times New Roman" w:hAnsi="Times New Roman" w:eastAsia="宋体" w:cs="Times New Roman"/>
        </w:rPr>
        <w:t>4.11 模式与 IO 控制接口</w:t>
      </w:r>
      <w:bookmarkEnd w:id="54"/>
    </w:p>
    <w:p w14:paraId="7EB0373D">
      <w:pPr>
        <w:pStyle w:val="6"/>
        <w:rPr>
          <w:rFonts w:hint="default" w:ascii="Times New Roman" w:hAnsi="Times New Roman" w:eastAsia="宋体" w:cs="Times New Roman"/>
        </w:rPr>
      </w:pPr>
      <w:bookmarkStart w:id="55" w:name="_Toc10302"/>
      <w:r>
        <w:rPr>
          <w:rFonts w:hint="default" w:ascii="Times New Roman" w:hAnsi="Times New Roman" w:eastAsia="宋体" w:cs="Times New Roman"/>
        </w:rPr>
        <w:t>4.11.1 set_current_mode - 设置机器人模式</w:t>
      </w:r>
      <w:r>
        <w:rPr>
          <w:rFonts w:hint="default" w:ascii="Times New Roman" w:hAnsi="Times New Roman" w:eastAsia="宋体" w:cs="Times New Roman"/>
        </w:rPr>
        <w:t>（切换示教模式和运动模式）</w:t>
      </w:r>
      <w:bookmarkEnd w:id="55"/>
    </w:p>
    <w:p w14:paraId="49442CB3">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set_current_mode(socket_fd: int, mode: int)</w:t>
      </w:r>
    </w:p>
    <w:p w14:paraId="5773AD83">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0BD4564E">
      <w:pPr>
        <w:widowControl/>
        <w:numPr>
          <w:ilvl w:val="0"/>
          <w:numId w:val="58"/>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w:t>
      </w:r>
      <w:r>
        <w:rPr>
          <w:rFonts w:hint="default" w:ascii="Times New Roman" w:hAnsi="Times New Roman" w:eastAsia="宋体" w:cs="Times New Roman"/>
          <w:color w:val="000000"/>
          <w:kern w:val="0"/>
          <w:sz w:val="24"/>
        </w:rPr>
        <w:t>：连接句柄</w:t>
      </w:r>
    </w:p>
    <w:p w14:paraId="6BFFAE66">
      <w:pPr>
        <w:widowControl/>
        <w:numPr>
          <w:ilvl w:val="0"/>
          <w:numId w:val="58"/>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mode</w:t>
      </w:r>
      <w:r>
        <w:rPr>
          <w:rFonts w:hint="default" w:ascii="Times New Roman" w:hAnsi="Times New Roman" w:eastAsia="宋体" w:cs="Times New Roman"/>
          <w:color w:val="000000"/>
          <w:kern w:val="0"/>
          <w:sz w:val="24"/>
        </w:rPr>
        <w:t>：模式</w:t>
      </w:r>
    </w:p>
    <w:p w14:paraId="4AD26482">
      <w:pPr>
        <w:widowControl/>
        <w:numPr>
          <w:ilvl w:val="1"/>
          <w:numId w:val="58"/>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0：示教模式</w:t>
      </w:r>
    </w:p>
    <w:p w14:paraId="0466A6F9">
      <w:pPr>
        <w:widowControl/>
        <w:numPr>
          <w:ilvl w:val="1"/>
          <w:numId w:val="58"/>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1：远程模式</w:t>
      </w:r>
    </w:p>
    <w:p w14:paraId="71204677">
      <w:pPr>
        <w:widowControl/>
        <w:numPr>
          <w:ilvl w:val="1"/>
          <w:numId w:val="58"/>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2：运行模式</w:t>
      </w:r>
    </w:p>
    <w:p w14:paraId="7E3C4348">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68EE0B54">
      <w:pPr>
        <w:widowControl/>
        <w:numPr>
          <w:ilvl w:val="0"/>
          <w:numId w:val="59"/>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0F357E32">
      <w:pPr>
        <w:widowControl/>
        <w:numPr>
          <w:ilvl w:val="1"/>
          <w:numId w:val="59"/>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1236EE21">
      <w:pPr>
        <w:widowControl/>
        <w:numPr>
          <w:ilvl w:val="1"/>
          <w:numId w:val="59"/>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605A10AC">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p>
    <w:p w14:paraId="7A3E8886">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python</w:t>
      </w:r>
    </w:p>
    <w:p w14:paraId="4C08680D">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运行</w:t>
      </w:r>
    </w:p>
    <w:p w14:paraId="798C9FC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import nrc_interface as nrc</w:t>
      </w:r>
    </w:p>
    <w:p w14:paraId="22DB569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import time</w:t>
      </w:r>
    </w:p>
    <w:p w14:paraId="53958D8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2B63A0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建立连接</w:t>
      </w:r>
    </w:p>
    <w:p w14:paraId="281DB99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 = nrc.connect_robot("192.168.1.13", "6001")</w:t>
      </w:r>
    </w:p>
    <w:p w14:paraId="1766724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503B217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设置机器人当前模式</w:t>
      </w:r>
    </w:p>
    <w:p w14:paraId="07801F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mode 参数说明：</w:t>
      </w:r>
    </w:p>
    <w:p w14:paraId="594C58A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模式 0：示教 1：远程 2：运行</w:t>
      </w:r>
    </w:p>
    <w:p w14:paraId="60F22E4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mode = 2  # 运行模式</w:t>
      </w:r>
    </w:p>
    <w:p w14:paraId="45E710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ret = nrc.set_current_mode(socket_fd, mode)</w:t>
      </w:r>
    </w:p>
    <w:p w14:paraId="7784BE4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print(f"设置模式返回值(ret) = {ret}")</w:t>
      </w:r>
    </w:p>
    <w:p w14:paraId="33FE1D3B">
      <w:pPr>
        <w:widowControl/>
        <w:spacing w:line="360" w:lineRule="atLeast"/>
        <w:jc w:val="left"/>
        <w:rPr>
          <w:rFonts w:hint="default" w:ascii="Times New Roman" w:hAnsi="Times New Roman" w:eastAsia="宋体" w:cs="Times New Roman"/>
          <w:kern w:val="0"/>
          <w:sz w:val="24"/>
        </w:rPr>
      </w:pPr>
      <w:r>
        <w:rPr>
          <w:rFonts w:hint="default" w:ascii="Times New Roman" w:hAnsi="Times New Roman" w:eastAsia="宋体" w:cs="Times New Roman"/>
          <w:kern w:val="0"/>
          <w:sz w:val="24"/>
        </w:rPr>
        <w:pict>
          <v:rect id="_x0000_i1058" o:spt="1" style="height:1.5pt;width:0pt;" fillcolor="#000000" filled="t" stroked="f" coordsize="21600,21600" o:hr="t" o:hrstd="t" o:hrnoshade="t" o:hralign="center">
            <v:path/>
            <v:fill on="t" focussize="0,0"/>
            <v:stroke on="f"/>
            <v:imagedata o:title=""/>
            <o:lock v:ext="edit"/>
            <w10:wrap type="none"/>
            <w10:anchorlock/>
          </v:rect>
        </w:pict>
      </w:r>
    </w:p>
    <w:p w14:paraId="36B43DCC">
      <w:pPr>
        <w:pStyle w:val="6"/>
        <w:rPr>
          <w:rFonts w:hint="default" w:ascii="Times New Roman" w:hAnsi="Times New Roman" w:eastAsia="宋体" w:cs="Times New Roman"/>
        </w:rPr>
      </w:pPr>
      <w:bookmarkStart w:id="56" w:name="_Toc17471"/>
      <w:r>
        <w:rPr>
          <w:rFonts w:hint="default" w:ascii="Times New Roman" w:hAnsi="Times New Roman" w:eastAsia="宋体" w:cs="Times New Roman"/>
        </w:rPr>
        <w:t>4.11.2 set_digital_output - 设置数字 IO 输出</w:t>
      </w:r>
      <w:bookmarkEnd w:id="56"/>
    </w:p>
    <w:p w14:paraId="3BB37B06">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set_digital_output(socket_fd: int, port: int, value: int)</w:t>
      </w:r>
    </w:p>
    <w:p w14:paraId="6F836CB1">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1FEDC880">
      <w:pPr>
        <w:widowControl/>
        <w:numPr>
          <w:ilvl w:val="0"/>
          <w:numId w:val="6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w:t>
      </w:r>
      <w:r>
        <w:rPr>
          <w:rFonts w:hint="default" w:ascii="Times New Roman" w:hAnsi="Times New Roman" w:eastAsia="宋体" w:cs="Times New Roman"/>
          <w:color w:val="000000"/>
          <w:kern w:val="0"/>
          <w:sz w:val="24"/>
        </w:rPr>
        <w:t>：连接句柄</w:t>
      </w:r>
    </w:p>
    <w:p w14:paraId="00319645">
      <w:pPr>
        <w:widowControl/>
        <w:numPr>
          <w:ilvl w:val="0"/>
          <w:numId w:val="6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port</w:t>
      </w:r>
      <w:r>
        <w:rPr>
          <w:rFonts w:hint="default" w:ascii="Times New Roman" w:hAnsi="Times New Roman" w:eastAsia="宋体" w:cs="Times New Roman"/>
          <w:color w:val="000000"/>
          <w:kern w:val="0"/>
          <w:sz w:val="24"/>
        </w:rPr>
        <w:t>：输出端口号</w:t>
      </w:r>
    </w:p>
    <w:p w14:paraId="095E7849">
      <w:pPr>
        <w:widowControl/>
        <w:numPr>
          <w:ilvl w:val="0"/>
          <w:numId w:val="6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value</w:t>
      </w:r>
      <w:r>
        <w:rPr>
          <w:rFonts w:hint="default" w:ascii="Times New Roman" w:hAnsi="Times New Roman" w:eastAsia="宋体" w:cs="Times New Roman"/>
          <w:color w:val="000000"/>
          <w:kern w:val="0"/>
          <w:sz w:val="24"/>
        </w:rPr>
        <w:t>：输出值</w:t>
      </w:r>
    </w:p>
    <w:p w14:paraId="08394A3D">
      <w:pPr>
        <w:widowControl/>
        <w:numPr>
          <w:ilvl w:val="1"/>
          <w:numId w:val="6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1：ON</w:t>
      </w:r>
    </w:p>
    <w:p w14:paraId="18E1AD1E">
      <w:pPr>
        <w:widowControl/>
        <w:numPr>
          <w:ilvl w:val="1"/>
          <w:numId w:val="6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0：OFF</w:t>
      </w:r>
    </w:p>
    <w:p w14:paraId="24BB0D81">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3701C3E3">
      <w:pPr>
        <w:widowControl/>
        <w:numPr>
          <w:ilvl w:val="0"/>
          <w:numId w:val="6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59C4B3E1">
      <w:pPr>
        <w:widowControl/>
        <w:numPr>
          <w:ilvl w:val="1"/>
          <w:numId w:val="6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6A35A576">
      <w:pPr>
        <w:widowControl/>
        <w:numPr>
          <w:ilvl w:val="1"/>
          <w:numId w:val="6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2719A132">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p>
    <w:p w14:paraId="1D49C246">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python</w:t>
      </w:r>
    </w:p>
    <w:p w14:paraId="31AEB95E">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运行</w:t>
      </w:r>
    </w:p>
    <w:p w14:paraId="170A1E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import nrc_interface as nrc</w:t>
      </w:r>
    </w:p>
    <w:p w14:paraId="7A53D9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import time</w:t>
      </w:r>
    </w:p>
    <w:p w14:paraId="7DDC494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06F38C6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建立连接</w:t>
      </w:r>
    </w:p>
    <w:p w14:paraId="485DDEA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 = nrc.connect_robot("192.168.1.13", "6001")</w:t>
      </w:r>
    </w:p>
    <w:p w14:paraId="5434607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7865E2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设置数字输出量</w:t>
      </w:r>
    </w:p>
    <w:p w14:paraId="77B666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port = 1       # 输出端口号</w:t>
      </w:r>
    </w:p>
    <w:p w14:paraId="2B95CA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value = 1      # 输出值：1=ON / 0=OFF</w:t>
      </w:r>
    </w:p>
    <w:p w14:paraId="2C78790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ret = nrc.set_digital_output(socket_fd, port, value)</w:t>
      </w:r>
    </w:p>
    <w:p w14:paraId="24C8EDD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print(f"设置DO端口{port}输出{value} 返回值 = {ret}")</w:t>
      </w:r>
    </w:p>
    <w:p w14:paraId="4B5956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time.sleep(0.2)</w:t>
      </w:r>
    </w:p>
    <w:p w14:paraId="3D5A4C52">
      <w:pPr>
        <w:widowControl/>
        <w:spacing w:line="360" w:lineRule="atLeast"/>
        <w:jc w:val="left"/>
        <w:rPr>
          <w:rFonts w:hint="default" w:ascii="Times New Roman" w:hAnsi="Times New Roman" w:eastAsia="宋体" w:cs="Times New Roman"/>
          <w:kern w:val="0"/>
          <w:sz w:val="24"/>
        </w:rPr>
      </w:pPr>
      <w:r>
        <w:rPr>
          <w:rFonts w:hint="default" w:ascii="Times New Roman" w:hAnsi="Times New Roman" w:eastAsia="宋体" w:cs="Times New Roman"/>
          <w:kern w:val="0"/>
          <w:sz w:val="24"/>
        </w:rPr>
        <w:pict>
          <v:rect id="_x0000_i1059" o:spt="1" style="height:1.5pt;width:0pt;" fillcolor="#000000" filled="t" stroked="f" coordsize="21600,21600" o:hr="t" o:hrstd="t" o:hrnoshade="t" o:hralign="center">
            <v:path/>
            <v:fill on="t" focussize="0,0"/>
            <v:stroke on="f"/>
            <v:imagedata o:title=""/>
            <o:lock v:ext="edit"/>
            <w10:wrap type="none"/>
            <w10:anchorlock/>
          </v:rect>
        </w:pict>
      </w:r>
    </w:p>
    <w:p w14:paraId="4C2EAB3F">
      <w:pPr>
        <w:pStyle w:val="6"/>
        <w:rPr>
          <w:rFonts w:hint="default" w:ascii="Times New Roman" w:hAnsi="Times New Roman" w:eastAsia="宋体" w:cs="Times New Roman"/>
        </w:rPr>
      </w:pPr>
      <w:bookmarkStart w:id="57" w:name="_Toc737"/>
      <w:r>
        <w:rPr>
          <w:rFonts w:hint="default" w:ascii="Times New Roman" w:hAnsi="Times New Roman" w:eastAsia="宋体" w:cs="Times New Roman"/>
        </w:rPr>
        <w:t>4.11.3 get_digital_output - 获取所有数字 IO</w:t>
      </w:r>
      <w:bookmarkEnd w:id="57"/>
    </w:p>
    <w:p w14:paraId="356C7856">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get_digital_output(socket_fd: int, output_values: VectorInt)</w:t>
      </w:r>
    </w:p>
    <w:p w14:paraId="1D515D07">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556A8A97">
      <w:pPr>
        <w:widowControl/>
        <w:numPr>
          <w:ilvl w:val="0"/>
          <w:numId w:val="62"/>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w:t>
      </w:r>
      <w:r>
        <w:rPr>
          <w:rFonts w:hint="default" w:ascii="Times New Roman" w:hAnsi="Times New Roman" w:eastAsia="宋体" w:cs="Times New Roman"/>
          <w:color w:val="000000"/>
          <w:kern w:val="0"/>
          <w:sz w:val="24"/>
        </w:rPr>
        <w:t>：连接句柄</w:t>
      </w:r>
    </w:p>
    <w:p w14:paraId="7353B3C5">
      <w:pPr>
        <w:widowControl/>
        <w:numPr>
          <w:ilvl w:val="0"/>
          <w:numId w:val="62"/>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output_values</w:t>
      </w:r>
      <w:r>
        <w:rPr>
          <w:rFonts w:hint="default" w:ascii="Times New Roman" w:hAnsi="Times New Roman" w:eastAsia="宋体" w:cs="Times New Roman"/>
          <w:color w:val="000000"/>
          <w:kern w:val="0"/>
          <w:sz w:val="24"/>
        </w:rPr>
        <w:t>：输出参数，用于存储所有数字输出状态的向量</w:t>
      </w:r>
    </w:p>
    <w:p w14:paraId="6D248280">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2CAF651B">
      <w:pPr>
        <w:widowControl/>
        <w:numPr>
          <w:ilvl w:val="0"/>
          <w:numId w:val="63"/>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5FC69958">
      <w:pPr>
        <w:widowControl/>
        <w:numPr>
          <w:ilvl w:val="1"/>
          <w:numId w:val="63"/>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60F5AB52">
      <w:pPr>
        <w:widowControl/>
        <w:numPr>
          <w:ilvl w:val="1"/>
          <w:numId w:val="63"/>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4BBA4746">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p>
    <w:p w14:paraId="444D2424">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python</w:t>
      </w:r>
    </w:p>
    <w:p w14:paraId="5E705F81">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运行</w:t>
      </w:r>
    </w:p>
    <w:p w14:paraId="180CBD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import nrc_interface as nrc</w:t>
      </w:r>
    </w:p>
    <w:p w14:paraId="3BC7A4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74EC144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建立连接</w:t>
      </w:r>
    </w:p>
    <w:p w14:paraId="1FD1E38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 = nrc.connect_robot("192.168.1.13", "6001")</w:t>
      </w:r>
    </w:p>
    <w:p w14:paraId="521334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45E20B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一次获取全部64路数字输出</w:t>
      </w:r>
    </w:p>
    <w:p w14:paraId="0BCD64A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_out = nrc.VectorInt()</w:t>
      </w:r>
    </w:p>
    <w:p w14:paraId="619B507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for i in range(64):</w:t>
      </w:r>
    </w:p>
    <w:p w14:paraId="1E6A60A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_out.push_back(0)</w:t>
      </w:r>
    </w:p>
    <w:p w14:paraId="720B0A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ret = nrc.get_digital_output(socket_fd, _out)</w:t>
      </w:r>
    </w:p>
    <w:p w14:paraId="2C91ADC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print(f"全部DO状态返回值(ret) = {ret}")</w:t>
      </w:r>
    </w:p>
    <w:p w14:paraId="6BC4478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print(f"64路DO = {list(_out)}")</w:t>
      </w:r>
    </w:p>
    <w:p w14:paraId="63F9655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71B12C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print("获取所有数字IO接口使用示例")</w:t>
      </w:r>
    </w:p>
    <w:p w14:paraId="4A22244A">
      <w:pPr>
        <w:widowControl/>
        <w:spacing w:line="360" w:lineRule="atLeast"/>
        <w:jc w:val="left"/>
        <w:rPr>
          <w:rFonts w:hint="default" w:ascii="Times New Roman" w:hAnsi="Times New Roman" w:eastAsia="宋体" w:cs="Times New Roman"/>
          <w:kern w:val="0"/>
          <w:sz w:val="24"/>
        </w:rPr>
      </w:pPr>
      <w:r>
        <w:rPr>
          <w:rFonts w:hint="default" w:ascii="Times New Roman" w:hAnsi="Times New Roman" w:eastAsia="宋体" w:cs="Times New Roman"/>
          <w:kern w:val="0"/>
          <w:sz w:val="24"/>
        </w:rPr>
        <w:pict>
          <v:rect id="_x0000_i1060" o:spt="1" style="height:1.5pt;width:0pt;" fillcolor="#000000" filled="t" stroked="f" coordsize="21600,21600" o:hr="t" o:hrstd="t" o:hrnoshade="t" o:hralign="center">
            <v:path/>
            <v:fill on="t" focussize="0,0"/>
            <v:stroke on="f"/>
            <v:imagedata o:title=""/>
            <o:lock v:ext="edit"/>
            <w10:wrap type="none"/>
            <w10:anchorlock/>
          </v:rect>
        </w:pict>
      </w:r>
    </w:p>
    <w:p w14:paraId="1AD71821">
      <w:pPr>
        <w:pStyle w:val="6"/>
        <w:rPr>
          <w:rFonts w:hint="default" w:ascii="Times New Roman" w:hAnsi="Times New Roman" w:eastAsia="宋体" w:cs="Times New Roman"/>
        </w:rPr>
      </w:pPr>
      <w:bookmarkStart w:id="58" w:name="_Toc23354"/>
      <w:r>
        <w:rPr>
          <w:rFonts w:hint="default" w:ascii="Times New Roman" w:hAnsi="Times New Roman" w:eastAsia="宋体" w:cs="Times New Roman"/>
        </w:rPr>
        <w:t>4.11.4 get_digital_input - 获取所有 IO 输入状态</w:t>
      </w:r>
      <w:bookmarkEnd w:id="58"/>
    </w:p>
    <w:p w14:paraId="48C57D62">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get_digital_input(socket_fd: int, input_values: VectorInt)</w:t>
      </w:r>
    </w:p>
    <w:p w14:paraId="5B67F8CF">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3EC0FFBB">
      <w:pPr>
        <w:widowControl/>
        <w:numPr>
          <w:ilvl w:val="0"/>
          <w:numId w:val="64"/>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w:t>
      </w:r>
      <w:r>
        <w:rPr>
          <w:rFonts w:hint="default" w:ascii="Times New Roman" w:hAnsi="Times New Roman" w:eastAsia="宋体" w:cs="Times New Roman"/>
          <w:color w:val="000000"/>
          <w:kern w:val="0"/>
          <w:sz w:val="24"/>
        </w:rPr>
        <w:t>：连接句柄</w:t>
      </w:r>
    </w:p>
    <w:p w14:paraId="0D1F7D4E">
      <w:pPr>
        <w:widowControl/>
        <w:numPr>
          <w:ilvl w:val="0"/>
          <w:numId w:val="64"/>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input_values</w:t>
      </w:r>
      <w:r>
        <w:rPr>
          <w:rFonts w:hint="default" w:ascii="Times New Roman" w:hAnsi="Times New Roman" w:eastAsia="宋体" w:cs="Times New Roman"/>
          <w:color w:val="000000"/>
          <w:kern w:val="0"/>
          <w:sz w:val="24"/>
        </w:rPr>
        <w:t>：输出参数，用于存储所有数字输入状态的向量</w:t>
      </w:r>
    </w:p>
    <w:p w14:paraId="0C16E10C">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64C43650">
      <w:pPr>
        <w:widowControl/>
        <w:numPr>
          <w:ilvl w:val="0"/>
          <w:numId w:val="65"/>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56649AAA">
      <w:pPr>
        <w:widowControl/>
        <w:numPr>
          <w:ilvl w:val="1"/>
          <w:numId w:val="65"/>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6C8E5268">
      <w:pPr>
        <w:widowControl/>
        <w:numPr>
          <w:ilvl w:val="1"/>
          <w:numId w:val="65"/>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2AFC5A24">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p>
    <w:p w14:paraId="2E1AE262">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python</w:t>
      </w:r>
    </w:p>
    <w:p w14:paraId="586B9222">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运行</w:t>
      </w:r>
    </w:p>
    <w:p w14:paraId="31D1F5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import nrc_interface as nrc</w:t>
      </w:r>
    </w:p>
    <w:p w14:paraId="5EC7C0D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303E55F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建立连接</w:t>
      </w:r>
    </w:p>
    <w:p w14:paraId="6274DEB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 = nrc.connect_robot("192.168.1.13", "6001")</w:t>
      </w:r>
    </w:p>
    <w:p w14:paraId="3890E13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291D6A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一次获取全部64路数字输入</w:t>
      </w:r>
    </w:p>
    <w:p w14:paraId="688F6B7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_in = nrc.VectorInt()</w:t>
      </w:r>
    </w:p>
    <w:p w14:paraId="61198B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for i in range(64):</w:t>
      </w:r>
    </w:p>
    <w:p w14:paraId="2BFDB9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_in.push_back(0)</w:t>
      </w:r>
    </w:p>
    <w:p w14:paraId="3FB046C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ret = nrc.get_digital_input(socket_fd, _in)</w:t>
      </w:r>
    </w:p>
    <w:p w14:paraId="6897A5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print(f"全部DI状态返回值(ret) = {ret}")</w:t>
      </w:r>
    </w:p>
    <w:p w14:paraId="1CB0E58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print(f"64路DI = {list(_in)}")</w:t>
      </w:r>
    </w:p>
    <w:p w14:paraId="4961B9EA">
      <w:pPr>
        <w:widowControl/>
        <w:spacing w:line="360" w:lineRule="atLeast"/>
        <w:jc w:val="left"/>
        <w:rPr>
          <w:rFonts w:hint="default" w:ascii="Times New Roman" w:hAnsi="Times New Roman" w:eastAsia="宋体" w:cs="Times New Roman"/>
          <w:kern w:val="0"/>
          <w:sz w:val="24"/>
        </w:rPr>
      </w:pPr>
    </w:p>
    <w:p w14:paraId="1730AE7E">
      <w:pPr>
        <w:widowControl/>
        <w:spacing w:line="360" w:lineRule="atLeast"/>
        <w:jc w:val="left"/>
        <w:rPr>
          <w:rFonts w:hint="default" w:ascii="Times New Roman" w:hAnsi="Times New Roman" w:eastAsia="宋体" w:cs="Times New Roman"/>
          <w:kern w:val="0"/>
          <w:sz w:val="24"/>
        </w:rPr>
      </w:pPr>
      <w:r>
        <w:rPr>
          <w:rFonts w:hint="default" w:ascii="Times New Roman" w:hAnsi="Times New Roman" w:eastAsia="宋体" w:cs="Times New Roman"/>
          <w:kern w:val="0"/>
          <w:sz w:val="24"/>
        </w:rPr>
        <w:pict>
          <v:rect id="_x0000_i1061" o:spt="1" style="height:1.5pt;width:0pt;" fillcolor="#000000" filled="t" stroked="f" coordsize="21600,21600" o:hr="t" o:hrstd="t" o:hrnoshade="t" o:hralign="center">
            <v:path/>
            <v:fill on="t" focussize="0,0"/>
            <v:stroke on="f"/>
            <v:imagedata o:title=""/>
            <o:lock v:ext="edit"/>
            <w10:wrap type="none"/>
            <w10:anchorlock/>
          </v:rect>
        </w:pict>
      </w:r>
    </w:p>
    <w:p w14:paraId="41A2CDDF">
      <w:pPr>
        <w:pStyle w:val="4"/>
        <w:rPr>
          <w:rFonts w:hint="default" w:ascii="Times New Roman" w:hAnsi="Times New Roman" w:eastAsia="宋体" w:cs="Times New Roman"/>
        </w:rPr>
      </w:pPr>
      <w:bookmarkStart w:id="59" w:name="_Toc28896"/>
      <w:r>
        <w:rPr>
          <w:rFonts w:hint="default" w:ascii="Times New Roman" w:hAnsi="Times New Roman" w:eastAsia="宋体" w:cs="Times New Roman"/>
        </w:rPr>
        <w:t>4.12 通讯与算法接口</w:t>
      </w:r>
      <w:bookmarkEnd w:id="59"/>
    </w:p>
    <w:p w14:paraId="1DC0C366">
      <w:pPr>
        <w:pStyle w:val="6"/>
        <w:rPr>
          <w:rFonts w:hint="default" w:ascii="Times New Roman" w:hAnsi="Times New Roman" w:eastAsia="宋体" w:cs="Times New Roman"/>
        </w:rPr>
      </w:pPr>
      <w:bookmarkStart w:id="60" w:name="_Toc400"/>
      <w:r>
        <w:rPr>
          <w:rFonts w:hint="default" w:ascii="Times New Roman" w:hAnsi="Times New Roman" w:eastAsia="宋体" w:cs="Times New Roman"/>
        </w:rPr>
        <w:t>4.12.1 set_receive_error_or_warnning_message_callback - 设置错误警告回调</w:t>
      </w:r>
      <w:bookmarkEnd w:id="60"/>
    </w:p>
    <w:p w14:paraId="0714DC4D">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set_receive_error_or_warnning_message_callback(socket_fd: int, callback_func: function)</w:t>
      </w:r>
    </w:p>
    <w:p w14:paraId="46542AF2">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26006FDD">
      <w:pPr>
        <w:widowControl/>
        <w:numPr>
          <w:ilvl w:val="0"/>
          <w:numId w:val="66"/>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w:t>
      </w:r>
      <w:r>
        <w:rPr>
          <w:rFonts w:hint="default" w:ascii="Times New Roman" w:hAnsi="Times New Roman" w:eastAsia="宋体" w:cs="Times New Roman"/>
          <w:color w:val="000000"/>
          <w:kern w:val="0"/>
          <w:sz w:val="24"/>
        </w:rPr>
        <w:t>：连接句柄</w:t>
      </w:r>
    </w:p>
    <w:p w14:paraId="79D044FA">
      <w:pPr>
        <w:widowControl/>
        <w:numPr>
          <w:ilvl w:val="0"/>
          <w:numId w:val="66"/>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callback_func</w:t>
      </w:r>
      <w:r>
        <w:rPr>
          <w:rFonts w:hint="default" w:ascii="Times New Roman" w:hAnsi="Times New Roman" w:eastAsia="宋体" w:cs="Times New Roman"/>
          <w:color w:val="000000"/>
          <w:kern w:val="0"/>
          <w:sz w:val="24"/>
        </w:rPr>
        <w:t>：回调函数</w:t>
      </w:r>
    </w:p>
    <w:p w14:paraId="45F326E7">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1C283DF8">
      <w:pPr>
        <w:widowControl/>
        <w:numPr>
          <w:ilvl w:val="0"/>
          <w:numId w:val="67"/>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4EDE0299">
      <w:pPr>
        <w:widowControl/>
        <w:numPr>
          <w:ilvl w:val="1"/>
          <w:numId w:val="67"/>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36168791">
      <w:pPr>
        <w:widowControl/>
        <w:numPr>
          <w:ilvl w:val="1"/>
          <w:numId w:val="67"/>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195B934E">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p>
    <w:p w14:paraId="692ED1B4">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python</w:t>
      </w:r>
    </w:p>
    <w:p w14:paraId="442FD356">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运行</w:t>
      </w:r>
    </w:p>
    <w:p w14:paraId="79CB682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import nrc_interface as nrc</w:t>
      </w:r>
    </w:p>
    <w:p w14:paraId="0B6684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76EEF87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建立连接</w:t>
      </w:r>
    </w:p>
    <w:p w14:paraId="48BE82F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 = nrc.connect_robot("192.168.1.13", "6001")</w:t>
      </w:r>
    </w:p>
    <w:p w14:paraId="4FB2E4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1D04E5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先定义回调函数</w:t>
      </w:r>
    </w:p>
    <w:p w14:paraId="5FD73A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def error_warning_callback(messageType, message, messageCode):</w:t>
      </w:r>
    </w:p>
    <w:p w14:paraId="5EE8F8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print(f"[回调] 类型={messageType}, 代码={messageCode}, 信息={message.decode('utf-8', 'ignore')}")</w:t>
      </w:r>
    </w:p>
    <w:p w14:paraId="2A8D957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14AB52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直接调用接口</w:t>
      </w:r>
    </w:p>
    <w:p w14:paraId="0B858D1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ret = nrc.set_receive_error_or_warnning_message_callback(socket_fd, error_warning_callback)</w:t>
      </w:r>
    </w:p>
    <w:p w14:paraId="1D828A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print(f"设置错误警告回调返回值(ret) = {ret}")</w:t>
      </w:r>
    </w:p>
    <w:p w14:paraId="3402F7EA">
      <w:pPr>
        <w:widowControl/>
        <w:spacing w:line="360" w:lineRule="atLeast"/>
        <w:jc w:val="left"/>
        <w:rPr>
          <w:rFonts w:hint="default" w:ascii="Times New Roman" w:hAnsi="Times New Roman" w:eastAsia="宋体" w:cs="Times New Roman"/>
          <w:kern w:val="0"/>
          <w:sz w:val="24"/>
        </w:rPr>
      </w:pPr>
      <w:r>
        <w:rPr>
          <w:rFonts w:hint="default" w:ascii="Times New Roman" w:hAnsi="Times New Roman" w:eastAsia="宋体" w:cs="Times New Roman"/>
          <w:kern w:val="0"/>
          <w:sz w:val="24"/>
        </w:rPr>
        <w:pict>
          <v:rect id="_x0000_i1062" o:spt="1" style="height:1.5pt;width:0pt;" fillcolor="#000000" filled="t" stroked="f" coordsize="21600,21600" o:hr="t" o:hrstd="t" o:hrnoshade="t" o:hralign="center">
            <v:path/>
            <v:fill on="t" focussize="0,0"/>
            <v:stroke on="f"/>
            <v:imagedata o:title=""/>
            <o:lock v:ext="edit"/>
            <w10:wrap type="none"/>
            <w10:anchorlock/>
          </v:rect>
        </w:pict>
      </w:r>
    </w:p>
    <w:p w14:paraId="70ED9596">
      <w:pPr>
        <w:pStyle w:val="6"/>
        <w:rPr>
          <w:rFonts w:hint="default" w:ascii="Times New Roman" w:hAnsi="Times New Roman" w:eastAsia="宋体" w:cs="Times New Roman"/>
        </w:rPr>
      </w:pPr>
      <w:bookmarkStart w:id="61" w:name="_Toc4492"/>
      <w:r>
        <w:rPr>
          <w:rFonts w:hint="default" w:ascii="Times New Roman" w:hAnsi="Times New Roman" w:eastAsia="宋体" w:cs="Times New Roman"/>
        </w:rPr>
        <w:t>4.12.2 modbus_set_master_parameter - 新增 ModbusTCP 主站</w:t>
      </w:r>
      <w:bookmarkEnd w:id="61"/>
    </w:p>
    <w:p w14:paraId="65908391">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modbus_set_master_parameter(socket_fd: int, slave_id: int, param: ModbusMasterParameter)</w:t>
      </w:r>
    </w:p>
    <w:p w14:paraId="7414370D">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4690E4B5">
      <w:pPr>
        <w:widowControl/>
        <w:numPr>
          <w:ilvl w:val="0"/>
          <w:numId w:val="68"/>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w:t>
      </w:r>
      <w:r>
        <w:rPr>
          <w:rFonts w:hint="default" w:ascii="Times New Roman" w:hAnsi="Times New Roman" w:eastAsia="宋体" w:cs="Times New Roman"/>
          <w:color w:val="000000"/>
          <w:kern w:val="0"/>
          <w:sz w:val="24"/>
        </w:rPr>
        <w:t>：连接句柄</w:t>
      </w:r>
    </w:p>
    <w:p w14:paraId="3FA2DEAD">
      <w:pPr>
        <w:widowControl/>
        <w:numPr>
          <w:ilvl w:val="0"/>
          <w:numId w:val="68"/>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slave_id</w:t>
      </w:r>
      <w:r>
        <w:rPr>
          <w:rFonts w:hint="default" w:ascii="Times New Roman" w:hAnsi="Times New Roman" w:eastAsia="宋体" w:cs="Times New Roman"/>
          <w:color w:val="000000"/>
          <w:kern w:val="0"/>
          <w:sz w:val="24"/>
        </w:rPr>
        <w:t>：从站 ID</w:t>
      </w:r>
    </w:p>
    <w:p w14:paraId="66457467">
      <w:pPr>
        <w:widowControl/>
        <w:numPr>
          <w:ilvl w:val="0"/>
          <w:numId w:val="68"/>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param</w:t>
      </w:r>
      <w:r>
        <w:rPr>
          <w:rFonts w:hint="default" w:ascii="Times New Roman" w:hAnsi="Times New Roman" w:eastAsia="宋体" w:cs="Times New Roman"/>
          <w:color w:val="000000"/>
          <w:kern w:val="0"/>
          <w:sz w:val="24"/>
        </w:rPr>
        <w:t>：Modbus 主站参数结构体</w:t>
      </w:r>
    </w:p>
    <w:p w14:paraId="118F804B">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49396DCD">
      <w:pPr>
        <w:widowControl/>
        <w:numPr>
          <w:ilvl w:val="0"/>
          <w:numId w:val="69"/>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3B361FEC">
      <w:pPr>
        <w:widowControl/>
        <w:numPr>
          <w:ilvl w:val="1"/>
          <w:numId w:val="69"/>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26738165">
      <w:pPr>
        <w:widowControl/>
        <w:numPr>
          <w:ilvl w:val="1"/>
          <w:numId w:val="69"/>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3837BF4E">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p>
    <w:p w14:paraId="4DB2F557">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python</w:t>
      </w:r>
    </w:p>
    <w:p w14:paraId="657AFAEC">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运行</w:t>
      </w:r>
    </w:p>
    <w:p w14:paraId="39F9144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import nrc_interface as nrc</w:t>
      </w:r>
    </w:p>
    <w:p w14:paraId="238C2B9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5370BEA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建立连接</w:t>
      </w:r>
    </w:p>
    <w:p w14:paraId="274F107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 = nrc.connect_robot("192.168.1.13", "6001")</w:t>
      </w:r>
    </w:p>
    <w:p w14:paraId="1F37927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31FB25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创建参数对象</w:t>
      </w:r>
    </w:p>
    <w:p w14:paraId="0AE2BD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param = nrc.ModbusMasterParameter()</w:t>
      </w:r>
    </w:p>
    <w:p w14:paraId="3793EB7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40BD2E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调用接口设置/获取</w:t>
      </w:r>
    </w:p>
    <w:p w14:paraId="34BF817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ret = nrc.modbus_set_master_parameter(socket_fd, 1, param)</w:t>
      </w:r>
    </w:p>
    <w:p w14:paraId="31D579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print(f"设置Modbus主站参数返回值(ret) = {ret}")</w:t>
      </w:r>
    </w:p>
    <w:p w14:paraId="65901A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64675C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打印所有参数</w:t>
      </w:r>
    </w:p>
    <w:p w14:paraId="6C4FEF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print("==================== ModbusMasterParameter ====================")</w:t>
      </w:r>
    </w:p>
    <w:p w14:paraId="51A78BC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print(f"type            = {param.type}")</w:t>
      </w:r>
    </w:p>
    <w:p w14:paraId="23AB6C2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print(f"startAddress    = {param.startAddress}")</w:t>
      </w:r>
    </w:p>
    <w:p w14:paraId="025FDE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print(f"TCP             = {param.TCP}")</w:t>
      </w:r>
    </w:p>
    <w:p w14:paraId="32FA88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print(f"RTU             = {param.RTU}")</w:t>
      </w:r>
    </w:p>
    <w:p w14:paraId="5046C7EB">
      <w:pPr>
        <w:widowControl/>
        <w:spacing w:line="360" w:lineRule="atLeast"/>
        <w:jc w:val="left"/>
        <w:rPr>
          <w:rFonts w:hint="default" w:ascii="Times New Roman" w:hAnsi="Times New Roman" w:eastAsia="宋体" w:cs="Times New Roman"/>
          <w:kern w:val="0"/>
          <w:sz w:val="24"/>
        </w:rPr>
      </w:pPr>
      <w:r>
        <w:rPr>
          <w:rFonts w:hint="default" w:ascii="Times New Roman" w:hAnsi="Times New Roman" w:eastAsia="宋体" w:cs="Times New Roman"/>
          <w:kern w:val="0"/>
          <w:sz w:val="24"/>
        </w:rPr>
        <w:pict>
          <v:rect id="_x0000_i1063" o:spt="1" style="height:1.5pt;width:0pt;" fillcolor="#000000" filled="t" stroked="f" coordsize="21600,21600" o:hr="t" o:hrstd="t" o:hrnoshade="t" o:hralign="center">
            <v:path/>
            <v:fill on="t" focussize="0,0"/>
            <v:stroke on="f"/>
            <v:imagedata o:title=""/>
            <o:lock v:ext="edit"/>
            <w10:wrap type="none"/>
            <w10:anchorlock/>
          </v:rect>
        </w:pict>
      </w:r>
    </w:p>
    <w:p w14:paraId="46705B3C">
      <w:pPr>
        <w:pStyle w:val="6"/>
        <w:rPr>
          <w:rFonts w:hint="default" w:ascii="Times New Roman" w:hAnsi="Times New Roman" w:eastAsia="宋体" w:cs="Times New Roman"/>
        </w:rPr>
      </w:pPr>
      <w:bookmarkStart w:id="62" w:name="_Toc13983"/>
      <w:r>
        <w:rPr>
          <w:rFonts w:hint="default" w:ascii="Times New Roman" w:hAnsi="Times New Roman" w:eastAsia="宋体" w:cs="Times New Roman"/>
        </w:rPr>
        <w:t>4.12.3 get_origin_coord_to_target_coord - 正解算法</w:t>
      </w:r>
      <w:bookmarkEnd w:id="62"/>
    </w:p>
    <w:p w14:paraId="5F68F6F8">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get_origin_coord_to_target_coord_robot(socket_fd: int, robot_id: int, origin_coord: int, origin_pos: VectorDouble, target_coord: int, target_pos: VectorDouble)</w:t>
      </w:r>
    </w:p>
    <w:p w14:paraId="58D770B1">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5C0B2604">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w:t>
      </w:r>
      <w:r>
        <w:rPr>
          <w:rFonts w:hint="default" w:ascii="Times New Roman" w:hAnsi="Times New Roman" w:eastAsia="宋体" w:cs="Times New Roman"/>
          <w:color w:val="000000"/>
          <w:kern w:val="0"/>
          <w:sz w:val="24"/>
        </w:rPr>
        <w:t>：连接句柄</w:t>
      </w:r>
    </w:p>
    <w:p w14:paraId="32BE60FD">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robot_id</w:t>
      </w:r>
      <w:r>
        <w:rPr>
          <w:rFonts w:hint="default" w:ascii="Times New Roman" w:hAnsi="Times New Roman" w:eastAsia="宋体" w:cs="Times New Roman"/>
          <w:color w:val="000000"/>
          <w:kern w:val="0"/>
          <w:sz w:val="24"/>
        </w:rPr>
        <w:t>：机器人 ID</w:t>
      </w:r>
    </w:p>
    <w:p w14:paraId="4C9B9536">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origin_coord</w:t>
      </w:r>
      <w:r>
        <w:rPr>
          <w:rFonts w:hint="default" w:ascii="Times New Roman" w:hAnsi="Times New Roman" w:eastAsia="宋体" w:cs="Times New Roman"/>
          <w:color w:val="000000"/>
          <w:kern w:val="0"/>
          <w:sz w:val="24"/>
        </w:rPr>
        <w:t>：原坐标系</w:t>
      </w:r>
    </w:p>
    <w:p w14:paraId="07B82784">
      <w:pPr>
        <w:widowControl/>
        <w:numPr>
          <w:ilvl w:val="1"/>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0：关节坐标系</w:t>
      </w:r>
    </w:p>
    <w:p w14:paraId="3ED09FD6">
      <w:pPr>
        <w:widowControl/>
        <w:numPr>
          <w:ilvl w:val="1"/>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1：直角坐标系</w:t>
      </w:r>
    </w:p>
    <w:p w14:paraId="6490A703">
      <w:pPr>
        <w:widowControl/>
        <w:numPr>
          <w:ilvl w:val="1"/>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2：工具坐标系</w:t>
      </w:r>
    </w:p>
    <w:p w14:paraId="1C6408DD">
      <w:pPr>
        <w:widowControl/>
        <w:numPr>
          <w:ilvl w:val="1"/>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3：用户坐标系</w:t>
      </w:r>
    </w:p>
    <w:p w14:paraId="44B4D9E8">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origin_pos</w:t>
      </w:r>
      <w:r>
        <w:rPr>
          <w:rFonts w:hint="default" w:ascii="Times New Roman" w:hAnsi="Times New Roman" w:eastAsia="宋体" w:cs="Times New Roman"/>
          <w:color w:val="000000"/>
          <w:kern w:val="0"/>
          <w:sz w:val="24"/>
        </w:rPr>
        <w:t>：原坐标值</w:t>
      </w:r>
    </w:p>
    <w:p w14:paraId="69186807">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target_coord</w:t>
      </w:r>
      <w:r>
        <w:rPr>
          <w:rFonts w:hint="default" w:ascii="Times New Roman" w:hAnsi="Times New Roman" w:eastAsia="宋体" w:cs="Times New Roman"/>
          <w:color w:val="000000"/>
          <w:kern w:val="0"/>
          <w:sz w:val="24"/>
        </w:rPr>
        <w:t>：目标坐标系</w:t>
      </w:r>
    </w:p>
    <w:p w14:paraId="685BD112">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target_pos</w:t>
      </w:r>
      <w:r>
        <w:rPr>
          <w:rFonts w:hint="default" w:ascii="Times New Roman" w:hAnsi="Times New Roman" w:eastAsia="宋体" w:cs="Times New Roman"/>
          <w:color w:val="000000"/>
          <w:kern w:val="0"/>
          <w:sz w:val="24"/>
        </w:rPr>
        <w:t>：输出参数，用于存储转换后的坐标值</w:t>
      </w:r>
    </w:p>
    <w:p w14:paraId="25709B66">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6C065532">
      <w:pPr>
        <w:widowControl/>
        <w:numPr>
          <w:ilvl w:val="0"/>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49FF4165">
      <w:pPr>
        <w:widowControl/>
        <w:numPr>
          <w:ilvl w:val="1"/>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607C9EA0">
      <w:pPr>
        <w:widowControl/>
        <w:numPr>
          <w:ilvl w:val="1"/>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27DE3F49">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p>
    <w:p w14:paraId="142EA139">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python</w:t>
      </w:r>
    </w:p>
    <w:p w14:paraId="5BEBC90B">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运行</w:t>
      </w:r>
    </w:p>
    <w:p w14:paraId="7F8C93D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import nrc_interface as nrc</w:t>
      </w:r>
    </w:p>
    <w:p w14:paraId="4F0FBD8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29E791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建立连接</w:t>
      </w:r>
    </w:p>
    <w:p w14:paraId="33B96C1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 = nrc.connect_robot("192.168.1.13", "6001")</w:t>
      </w:r>
    </w:p>
    <w:p w14:paraId="6B73F0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59F0FC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坐标转换：原坐标系 → 目标坐标系</w:t>
      </w:r>
    </w:p>
    <w:p w14:paraId="0D1FAEC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原坐标系：0关节 1直角 2工具 3用户</w:t>
      </w:r>
    </w:p>
    <w:p w14:paraId="1380BB6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originCoord = 1</w:t>
      </w:r>
    </w:p>
    <w:p w14:paraId="4CA1E6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7A235A1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要转换的原始坐标（7位：x,y,z,rx,ry,rz,0）</w:t>
      </w:r>
    </w:p>
    <w:p w14:paraId="39443D6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originPos = nrc.VectorDouble()</w:t>
      </w:r>
    </w:p>
    <w:p w14:paraId="09F5A8C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originPos.push_back(0.0)   # x</w:t>
      </w:r>
    </w:p>
    <w:p w14:paraId="305807B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originPos.push_back(0.0)    # y</w:t>
      </w:r>
    </w:p>
    <w:p w14:paraId="3C2D17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originPos.push_back(780.0)  # z</w:t>
      </w:r>
    </w:p>
    <w:p w14:paraId="28EF4F2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originPos.push_back(0.0) # rx</w:t>
      </w:r>
    </w:p>
    <w:p w14:paraId="7FBC6D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originPos.push_back(0.0)    # ry</w:t>
      </w:r>
    </w:p>
    <w:p w14:paraId="7AC9406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originPos.push_back(-3.14)    # rz</w:t>
      </w:r>
    </w:p>
    <w:p w14:paraId="15B850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originPos.push_back(0.0)    # 第7位</w:t>
      </w:r>
    </w:p>
    <w:p w14:paraId="5B04DB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6477DD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目标坐标系</w:t>
      </w:r>
    </w:p>
    <w:p w14:paraId="65844B4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targetCoord = 0</w:t>
      </w:r>
    </w:p>
    <w:p w14:paraId="1F49964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6517CC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存储转换结果</w:t>
      </w:r>
    </w:p>
    <w:p w14:paraId="5D19DE7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targetPos = nrc.VectorDouble()</w:t>
      </w:r>
    </w:p>
    <w:p w14:paraId="447797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for _ in range(7):</w:t>
      </w:r>
    </w:p>
    <w:p w14:paraId="3B076B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targetPos.push_back(0.0)</w:t>
      </w:r>
    </w:p>
    <w:p w14:paraId="26C2C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19D394C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直接调用函数</w:t>
      </w:r>
    </w:p>
    <w:p w14:paraId="64FEEA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ret = nrc.get_origin_coord_to_target_coord_robot(</w:t>
      </w:r>
    </w:p>
    <w:p w14:paraId="226FC1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socket_fd,</w:t>
      </w:r>
    </w:p>
    <w:p w14:paraId="344BF0D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1,</w:t>
      </w:r>
    </w:p>
    <w:p w14:paraId="606372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originCoord,</w:t>
      </w:r>
    </w:p>
    <w:p w14:paraId="621DFF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originPos,</w:t>
      </w:r>
    </w:p>
    <w:p w14:paraId="33DCF5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targetCoord,</w:t>
      </w:r>
    </w:p>
    <w:p w14:paraId="3EC607B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targetPos</w:t>
      </w:r>
    </w:p>
    <w:p w14:paraId="4E22758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w:t>
      </w:r>
    </w:p>
    <w:p w14:paraId="1B03C6E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7AF1BC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打印</w:t>
      </w:r>
    </w:p>
    <w:p w14:paraId="26CD99D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print(f"坐标转换返回值 = {ret}")</w:t>
      </w:r>
    </w:p>
    <w:p w14:paraId="38929DB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print(f"原坐标 = {list(originPos)}")</w:t>
      </w:r>
    </w:p>
    <w:p w14:paraId="6BB8AD6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print(f"转换后坐标 = {list(targetPos)}")</w:t>
      </w:r>
    </w:p>
    <w:p w14:paraId="2688510E">
      <w:pPr>
        <w:widowControl/>
        <w:spacing w:line="360" w:lineRule="atLeast"/>
        <w:jc w:val="left"/>
        <w:rPr>
          <w:rFonts w:hint="default" w:ascii="Times New Roman" w:hAnsi="Times New Roman" w:eastAsia="宋体" w:cs="Times New Roman"/>
          <w:kern w:val="0"/>
          <w:sz w:val="24"/>
        </w:rPr>
      </w:pPr>
      <w:r>
        <w:rPr>
          <w:rFonts w:hint="default" w:ascii="Times New Roman" w:hAnsi="Times New Roman" w:eastAsia="宋体" w:cs="Times New Roman"/>
          <w:kern w:val="0"/>
          <w:sz w:val="24"/>
        </w:rPr>
        <w:pict>
          <v:rect id="_x0000_i1064" o:spt="1" style="height:1.5pt;width:0pt;" fillcolor="#000000" filled="t" stroked="f" coordsize="21600,21600" o:hr="t" o:hrstd="t" o:hrnoshade="t" o:hralign="center">
            <v:path/>
            <v:fill on="t" focussize="0,0"/>
            <v:stroke on="f"/>
            <v:imagedata o:title=""/>
            <o:lock v:ext="edit"/>
            <w10:wrap type="none"/>
            <w10:anchorlock/>
          </v:rect>
        </w:pict>
      </w:r>
    </w:p>
    <w:p w14:paraId="7A925734">
      <w:pPr>
        <w:pStyle w:val="6"/>
        <w:rPr>
          <w:rFonts w:hint="default" w:ascii="Times New Roman" w:hAnsi="Times New Roman" w:eastAsia="宋体" w:cs="Times New Roman"/>
        </w:rPr>
      </w:pPr>
      <w:bookmarkStart w:id="63" w:name="_Toc14012"/>
      <w:r>
        <w:rPr>
          <w:rFonts w:hint="default" w:ascii="Times New Roman" w:hAnsi="Times New Roman" w:eastAsia="宋体" w:cs="Times New Roman"/>
        </w:rPr>
        <w:t>4.12.</w:t>
      </w:r>
      <w:r>
        <w:rPr>
          <w:rFonts w:hint="default" w:ascii="Times New Roman" w:hAnsi="Times New Roman" w:eastAsia="宋体" w:cs="Times New Roman"/>
        </w:rPr>
        <w:t>4</w:t>
      </w:r>
      <w:r>
        <w:rPr>
          <w:rFonts w:hint="default" w:ascii="Times New Roman" w:hAnsi="Times New Roman" w:eastAsia="宋体" w:cs="Times New Roman"/>
        </w:rPr>
        <w:t xml:space="preserve"> get_quat2rpy - 四元数 转 欧拉角</w:t>
      </w:r>
      <w:bookmarkEnd w:id="63"/>
    </w:p>
    <w:p w14:paraId="5B285DC6">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：get_quat2rpy(socketFd, quat_vector, rpy_res)</w:t>
      </w:r>
    </w:p>
    <w:p w14:paraId="36A266BF">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0F4C83DB">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w:t>
      </w:r>
      <w:r>
        <w:rPr>
          <w:rFonts w:hint="default" w:ascii="Times New Roman" w:hAnsi="Times New Roman" w:eastAsia="宋体" w:cs="Times New Roman"/>
          <w:color w:val="000000"/>
          <w:kern w:val="0"/>
          <w:sz w:val="24"/>
        </w:rPr>
        <w:t>F</w:t>
      </w:r>
      <w:r>
        <w:rPr>
          <w:rFonts w:hint="default" w:ascii="Times New Roman" w:hAnsi="Times New Roman" w:eastAsia="宋体" w:cs="Times New Roman"/>
          <w:color w:val="000000"/>
          <w:kern w:val="0"/>
          <w:sz w:val="24"/>
        </w:rPr>
        <w:t>d</w:t>
      </w:r>
      <w:r>
        <w:rPr>
          <w:rFonts w:hint="default" w:ascii="Times New Roman" w:hAnsi="Times New Roman" w:eastAsia="宋体" w:cs="Times New Roman"/>
          <w:color w:val="000000"/>
          <w:kern w:val="0"/>
          <w:sz w:val="24"/>
        </w:rPr>
        <w:t>：连接句柄</w:t>
      </w:r>
    </w:p>
    <w:p w14:paraId="36881D96">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quat_vector</w:t>
      </w:r>
      <w:r>
        <w:rPr>
          <w:rFonts w:hint="default" w:ascii="Times New Roman" w:hAnsi="Times New Roman" w:eastAsia="宋体" w:cs="Times New Roman"/>
          <w:color w:val="000000"/>
          <w:kern w:val="0"/>
          <w:sz w:val="24"/>
        </w:rPr>
        <w:t>:</w:t>
      </w:r>
      <w:r>
        <w:rPr>
          <w:rFonts w:hint="default" w:ascii="Times New Roman" w:hAnsi="Times New Roman" w:eastAsia="宋体" w:cs="Times New Roman"/>
        </w:rPr>
        <w:t xml:space="preserve"> </w:t>
      </w:r>
      <w:r>
        <w:rPr>
          <w:rFonts w:hint="default" w:ascii="Times New Roman" w:hAnsi="Times New Roman" w:eastAsia="宋体" w:cs="Times New Roman"/>
          <w:color w:val="000000"/>
          <w:kern w:val="0"/>
          <w:sz w:val="24"/>
        </w:rPr>
        <w:t>被转换的四元数</w:t>
      </w:r>
    </w:p>
    <w:p w14:paraId="35CC0F84">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rpy_res</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 xml:space="preserve"> 接收欧拉角结果</w:t>
      </w:r>
    </w:p>
    <w:p w14:paraId="1EE3CA60">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23D79846">
      <w:pPr>
        <w:widowControl/>
        <w:numPr>
          <w:ilvl w:val="0"/>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20F96F47">
      <w:pPr>
        <w:widowControl/>
        <w:numPr>
          <w:ilvl w:val="1"/>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1C2EB2F7">
      <w:pPr>
        <w:widowControl/>
        <w:numPr>
          <w:ilvl w:val="1"/>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46945BBD">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参考示例6.9</w:t>
      </w:r>
    </w:p>
    <w:p w14:paraId="4490295E">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Python</w:t>
      </w:r>
    </w:p>
    <w:p w14:paraId="10FBBFBA">
      <w:pPr>
        <w:widowControl/>
        <w:spacing w:line="360" w:lineRule="atLeast"/>
        <w:jc w:val="left"/>
        <w:rPr>
          <w:rFonts w:hint="default" w:ascii="Times New Roman" w:hAnsi="Times New Roman" w:eastAsia="宋体" w:cs="Times New Roman"/>
          <w:color w:val="000000"/>
          <w:kern w:val="0"/>
          <w:sz w:val="24"/>
        </w:rPr>
      </w:pPr>
    </w:p>
    <w:p w14:paraId="253D83E7">
      <w:pPr>
        <w:pStyle w:val="6"/>
        <w:rPr>
          <w:rFonts w:hint="default" w:ascii="Times New Roman" w:hAnsi="Times New Roman" w:eastAsia="宋体" w:cs="Times New Roman"/>
        </w:rPr>
      </w:pPr>
      <w:bookmarkStart w:id="64" w:name="_Toc23831"/>
      <w:r>
        <w:rPr>
          <w:rFonts w:hint="default" w:ascii="Times New Roman" w:hAnsi="Times New Roman" w:eastAsia="宋体" w:cs="Times New Roman"/>
        </w:rPr>
        <w:t>4.12.</w:t>
      </w:r>
      <w:r>
        <w:rPr>
          <w:rFonts w:hint="default" w:ascii="Times New Roman" w:hAnsi="Times New Roman" w:eastAsia="宋体" w:cs="Times New Roman"/>
        </w:rPr>
        <w:t>5</w:t>
      </w:r>
      <w:r>
        <w:rPr>
          <w:rFonts w:hint="default" w:ascii="Times New Roman" w:hAnsi="Times New Roman" w:eastAsia="宋体" w:cs="Times New Roman"/>
        </w:rPr>
        <w:t xml:space="preserve"> get_rpy2quat - 欧拉角 转 四元数</w:t>
      </w:r>
      <w:bookmarkEnd w:id="64"/>
    </w:p>
    <w:p w14:paraId="43F9F5BB">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：get_quat2rpy(socketFd, quat_vector, rpy_res)</w:t>
      </w:r>
    </w:p>
    <w:p w14:paraId="6754E557">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3EEF35B7">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socketFd：连接句柄</w:t>
      </w:r>
    </w:p>
    <w:p w14:paraId="79EC71A9">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quat_vector</w:t>
      </w:r>
      <w:r>
        <w:rPr>
          <w:rFonts w:hint="default" w:ascii="Times New Roman" w:hAnsi="Times New Roman" w:eastAsia="宋体" w:cs="Times New Roman"/>
          <w:color w:val="000000"/>
          <w:kern w:val="0"/>
          <w:sz w:val="24"/>
        </w:rPr>
        <w:t>：被转换的</w:t>
      </w:r>
      <w:r>
        <w:rPr>
          <w:rFonts w:hint="default" w:ascii="Times New Roman" w:hAnsi="Times New Roman" w:eastAsia="宋体" w:cs="Times New Roman"/>
          <w:color w:val="000000"/>
          <w:kern w:val="0"/>
          <w:sz w:val="24"/>
        </w:rPr>
        <w:t>欧拉角</w:t>
      </w:r>
    </w:p>
    <w:p w14:paraId="5CFAD09E">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rpy_res </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接收</w:t>
      </w:r>
      <w:r>
        <w:rPr>
          <w:rFonts w:hint="default" w:ascii="Times New Roman" w:hAnsi="Times New Roman" w:eastAsia="宋体" w:cs="Times New Roman"/>
          <w:color w:val="000000"/>
          <w:kern w:val="0"/>
          <w:sz w:val="24"/>
        </w:rPr>
        <w:t>四元素的结果</w:t>
      </w:r>
    </w:p>
    <w:p w14:paraId="7ED16BD5">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4322CBEE">
      <w:pPr>
        <w:widowControl/>
        <w:numPr>
          <w:ilvl w:val="0"/>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28F6458D">
      <w:pPr>
        <w:widowControl/>
        <w:numPr>
          <w:ilvl w:val="1"/>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0AD6EEC5">
      <w:pPr>
        <w:widowControl/>
        <w:numPr>
          <w:ilvl w:val="1"/>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7292A60C">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参考示例6.9</w:t>
      </w:r>
    </w:p>
    <w:p w14:paraId="7EF91A2F">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python</w:t>
      </w:r>
    </w:p>
    <w:p w14:paraId="356E78C8">
      <w:pPr>
        <w:pStyle w:val="6"/>
        <w:rPr>
          <w:rFonts w:hint="default" w:ascii="Times New Roman" w:hAnsi="Times New Roman" w:eastAsia="宋体" w:cs="Times New Roman"/>
        </w:rPr>
      </w:pPr>
      <w:bookmarkStart w:id="65" w:name="_Toc22501"/>
      <w:r>
        <w:rPr>
          <w:rFonts w:hint="default" w:ascii="Times New Roman" w:hAnsi="Times New Roman" w:eastAsia="宋体" w:cs="Times New Roman"/>
        </w:rPr>
        <w:t>4.12.</w:t>
      </w:r>
      <w:r>
        <w:rPr>
          <w:rFonts w:hint="default" w:ascii="Times New Roman" w:hAnsi="Times New Roman" w:eastAsia="宋体" w:cs="Times New Roman"/>
        </w:rPr>
        <w:t>6</w:t>
      </w:r>
      <w:r>
        <w:rPr>
          <w:rFonts w:hint="default" w:ascii="Times New Roman" w:hAnsi="Times New Roman" w:eastAsia="宋体" w:cs="Times New Roman"/>
        </w:rPr>
        <w:t xml:space="preserve"> get_rpy2r - 欧拉角 转 旋转矩阵</w:t>
      </w:r>
      <w:bookmarkEnd w:id="65"/>
    </w:p>
    <w:p w14:paraId="6A1C664C">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：get_rpy2r(socketFd, rpy_vector, r_res)</w:t>
      </w:r>
    </w:p>
    <w:p w14:paraId="5E8D630D">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711DC3B5">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socketFd：连接句柄</w:t>
      </w:r>
    </w:p>
    <w:p w14:paraId="1DE9FCBA">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rpy_vector</w:t>
      </w:r>
      <w:r>
        <w:rPr>
          <w:rFonts w:hint="default" w:ascii="Times New Roman" w:hAnsi="Times New Roman" w:eastAsia="宋体" w:cs="Times New Roman"/>
          <w:color w:val="000000"/>
          <w:kern w:val="0"/>
          <w:sz w:val="24"/>
        </w:rPr>
        <w:t>：被转换的欧拉角</w:t>
      </w:r>
    </w:p>
    <w:p w14:paraId="02508DB5">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r_res</w:t>
      </w:r>
      <w:r>
        <w:rPr>
          <w:rFonts w:hint="default" w:ascii="Times New Roman" w:hAnsi="Times New Roman" w:eastAsia="宋体" w:cs="Times New Roman"/>
          <w:color w:val="000000"/>
          <w:kern w:val="0"/>
          <w:sz w:val="24"/>
        </w:rPr>
        <w:t>：接收旋转矩阵的结果</w:t>
      </w:r>
    </w:p>
    <w:p w14:paraId="34913CB8">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42D32DD1">
      <w:pPr>
        <w:widowControl/>
        <w:numPr>
          <w:ilvl w:val="0"/>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3A919600">
      <w:pPr>
        <w:widowControl/>
        <w:numPr>
          <w:ilvl w:val="1"/>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7E344720">
      <w:pPr>
        <w:widowControl/>
        <w:numPr>
          <w:ilvl w:val="1"/>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3699A19E">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参考示例6.9</w:t>
      </w:r>
    </w:p>
    <w:p w14:paraId="3EDA0224">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python</w:t>
      </w:r>
    </w:p>
    <w:p w14:paraId="4C90ED74">
      <w:pPr>
        <w:pStyle w:val="6"/>
        <w:rPr>
          <w:rFonts w:hint="default" w:ascii="Times New Roman" w:hAnsi="Times New Roman" w:eastAsia="宋体" w:cs="Times New Roman"/>
        </w:rPr>
      </w:pPr>
      <w:bookmarkStart w:id="66" w:name="_Toc14344"/>
      <w:r>
        <w:rPr>
          <w:rFonts w:hint="default" w:ascii="Times New Roman" w:hAnsi="Times New Roman" w:eastAsia="宋体" w:cs="Times New Roman"/>
        </w:rPr>
        <w:t>4.12.</w:t>
      </w:r>
      <w:r>
        <w:rPr>
          <w:rFonts w:hint="default" w:ascii="Times New Roman" w:hAnsi="Times New Roman" w:eastAsia="宋体" w:cs="Times New Roman"/>
        </w:rPr>
        <w:t>7</w:t>
      </w:r>
      <w:r>
        <w:rPr>
          <w:rFonts w:hint="default" w:ascii="Times New Roman" w:hAnsi="Times New Roman" w:eastAsia="宋体" w:cs="Times New Roman"/>
        </w:rPr>
        <w:t xml:space="preserve"> get_tr2r- 位姿 转 旋转矩阵</w:t>
      </w:r>
      <w:bookmarkEnd w:id="66"/>
    </w:p>
    <w:p w14:paraId="6EF254D4">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：get_tr2r(socketFd, tr_matrix, r_res)</w:t>
      </w:r>
    </w:p>
    <w:p w14:paraId="61AD331D">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4C8EC12B">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w:t>
      </w:r>
      <w:r>
        <w:rPr>
          <w:rFonts w:hint="default" w:ascii="Times New Roman" w:hAnsi="Times New Roman" w:eastAsia="宋体" w:cs="Times New Roman"/>
          <w:color w:val="000000"/>
          <w:kern w:val="0"/>
          <w:sz w:val="24"/>
        </w:rPr>
        <w:t>tFd</w:t>
      </w:r>
      <w:r>
        <w:rPr>
          <w:rFonts w:hint="default" w:ascii="Times New Roman" w:hAnsi="Times New Roman" w:eastAsia="宋体" w:cs="Times New Roman"/>
          <w:color w:val="000000"/>
          <w:kern w:val="0"/>
          <w:sz w:val="24"/>
        </w:rPr>
        <w:t>：连接句柄</w:t>
      </w:r>
    </w:p>
    <w:p w14:paraId="1B955C19">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tr_matrix</w:t>
      </w:r>
      <w:r>
        <w:rPr>
          <w:rFonts w:hint="default" w:ascii="Times New Roman" w:hAnsi="Times New Roman" w:eastAsia="宋体" w:cs="Times New Roman"/>
          <w:color w:val="000000"/>
          <w:kern w:val="0"/>
          <w:sz w:val="24"/>
        </w:rPr>
        <w:t>:被转换的位姿</w:t>
      </w:r>
    </w:p>
    <w:p w14:paraId="719907FE">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res</w:t>
      </w:r>
      <w:r>
        <w:rPr>
          <w:rFonts w:hint="default" w:ascii="Times New Roman" w:hAnsi="Times New Roman" w:eastAsia="宋体" w:cs="Times New Roman"/>
          <w:color w:val="000000"/>
          <w:kern w:val="0"/>
          <w:sz w:val="24"/>
        </w:rPr>
        <w:t>:接收旋转矩阵的结果</w:t>
      </w:r>
    </w:p>
    <w:p w14:paraId="4BFAFDE1">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76EA6F8F">
      <w:pPr>
        <w:widowControl/>
        <w:numPr>
          <w:ilvl w:val="0"/>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1AC6C473">
      <w:pPr>
        <w:widowControl/>
        <w:numPr>
          <w:ilvl w:val="1"/>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566B4139">
      <w:pPr>
        <w:widowControl/>
        <w:numPr>
          <w:ilvl w:val="1"/>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6BB2128D">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参考示例6.9</w:t>
      </w:r>
    </w:p>
    <w:p w14:paraId="297EAC2D">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python</w:t>
      </w:r>
    </w:p>
    <w:p w14:paraId="06A8973F">
      <w:pPr>
        <w:pStyle w:val="6"/>
        <w:rPr>
          <w:rFonts w:hint="default" w:ascii="Times New Roman" w:hAnsi="Times New Roman" w:eastAsia="宋体" w:cs="Times New Roman"/>
        </w:rPr>
      </w:pPr>
      <w:bookmarkStart w:id="67" w:name="_Toc5990"/>
      <w:r>
        <w:rPr>
          <w:rFonts w:hint="default" w:ascii="Times New Roman" w:hAnsi="Times New Roman" w:eastAsia="宋体" w:cs="Times New Roman"/>
        </w:rPr>
        <w:t>4.12.</w:t>
      </w:r>
      <w:r>
        <w:rPr>
          <w:rFonts w:hint="default" w:ascii="Times New Roman" w:hAnsi="Times New Roman" w:eastAsia="宋体" w:cs="Times New Roman"/>
        </w:rPr>
        <w:t>8</w:t>
      </w:r>
      <w:r>
        <w:rPr>
          <w:rFonts w:hint="default" w:ascii="Times New Roman" w:hAnsi="Times New Roman" w:eastAsia="宋体" w:cs="Times New Roman"/>
        </w:rPr>
        <w:t xml:space="preserve"> get_r2tr</w:t>
      </w:r>
      <w:r>
        <w:rPr>
          <w:rFonts w:hint="default" w:ascii="Times New Roman" w:hAnsi="Times New Roman" w:eastAsia="宋体" w:cs="Times New Roman"/>
        </w:rPr>
        <w:t xml:space="preserve"> -</w:t>
      </w:r>
      <w:r>
        <w:rPr>
          <w:rFonts w:hint="default" w:ascii="Times New Roman" w:hAnsi="Times New Roman" w:eastAsia="宋体" w:cs="Times New Roman"/>
        </w:rPr>
        <w:t xml:space="preserve"> 旋转矩阵 转 位姿矩阵</w:t>
      </w:r>
      <w:bookmarkEnd w:id="67"/>
    </w:p>
    <w:p w14:paraId="0CBEFD31">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：get_r2tr(socketFd, r_matrix, tr_res)</w:t>
      </w:r>
    </w:p>
    <w:p w14:paraId="16040836">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33BBB711">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w:t>
      </w:r>
      <w:r>
        <w:rPr>
          <w:rFonts w:hint="default" w:ascii="Times New Roman" w:hAnsi="Times New Roman" w:eastAsia="宋体" w:cs="Times New Roman"/>
          <w:color w:val="000000"/>
          <w:kern w:val="0"/>
          <w:sz w:val="24"/>
        </w:rPr>
        <w:t>Fd：连接句柄</w:t>
      </w:r>
    </w:p>
    <w:p w14:paraId="436ACA89">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r_matrix</w:t>
      </w:r>
      <w:r>
        <w:rPr>
          <w:rFonts w:hint="default" w:ascii="Times New Roman" w:hAnsi="Times New Roman" w:eastAsia="宋体" w:cs="Times New Roman"/>
          <w:color w:val="000000"/>
          <w:kern w:val="0"/>
          <w:sz w:val="24"/>
        </w:rPr>
        <w:t>：被转换的旋转矩阵</w:t>
      </w:r>
    </w:p>
    <w:p w14:paraId="1D245154">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tr_res</w:t>
      </w:r>
      <w:r>
        <w:rPr>
          <w:rFonts w:hint="default" w:ascii="Times New Roman" w:hAnsi="Times New Roman" w:eastAsia="宋体" w:cs="Times New Roman"/>
          <w:color w:val="000000"/>
          <w:kern w:val="0"/>
          <w:sz w:val="24"/>
        </w:rPr>
        <w:t>：接收位姿矩阵的</w:t>
      </w:r>
    </w:p>
    <w:p w14:paraId="72E8CEEC">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685715D0">
      <w:pPr>
        <w:widowControl/>
        <w:numPr>
          <w:ilvl w:val="0"/>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6FECC3EC">
      <w:pPr>
        <w:widowControl/>
        <w:numPr>
          <w:ilvl w:val="1"/>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69251C22">
      <w:pPr>
        <w:widowControl/>
        <w:numPr>
          <w:ilvl w:val="1"/>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4FB537AA">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参考示例6.9</w:t>
      </w:r>
    </w:p>
    <w:p w14:paraId="76256380">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python</w:t>
      </w:r>
    </w:p>
    <w:p w14:paraId="49C8FE61">
      <w:pPr>
        <w:widowControl/>
        <w:spacing w:line="360" w:lineRule="atLeast"/>
        <w:jc w:val="left"/>
        <w:rPr>
          <w:rFonts w:hint="default" w:ascii="Times New Roman" w:hAnsi="Times New Roman" w:eastAsia="宋体" w:cs="Times New Roman"/>
          <w:kern w:val="0"/>
          <w:sz w:val="24"/>
        </w:rPr>
      </w:pPr>
    </w:p>
    <w:p w14:paraId="73EDA089">
      <w:pPr>
        <w:pStyle w:val="4"/>
        <w:rPr>
          <w:rFonts w:hint="default" w:ascii="Times New Roman" w:hAnsi="Times New Roman" w:eastAsia="宋体" w:cs="Times New Roman"/>
        </w:rPr>
      </w:pPr>
      <w:bookmarkStart w:id="68" w:name="_Toc26023"/>
      <w:r>
        <w:rPr>
          <w:rFonts w:hint="default" w:ascii="Times New Roman" w:hAnsi="Times New Roman" w:eastAsia="宋体" w:cs="Times New Roman"/>
        </w:rPr>
        <w:t>4.13伺服状态设置</w:t>
      </w:r>
      <w:bookmarkEnd w:id="68"/>
    </w:p>
    <w:p w14:paraId="7ADD4D88">
      <w:pPr>
        <w:pStyle w:val="6"/>
        <w:rPr>
          <w:rFonts w:hint="default" w:ascii="Times New Roman" w:hAnsi="Times New Roman" w:eastAsia="宋体" w:cs="Times New Roman"/>
        </w:rPr>
      </w:pPr>
      <w:bookmarkStart w:id="69" w:name="_Toc12998"/>
      <w:r>
        <w:rPr>
          <w:rFonts w:hint="default" w:ascii="Times New Roman" w:hAnsi="Times New Roman" w:eastAsia="宋体" w:cs="Times New Roman"/>
        </w:rPr>
        <w:t>4.1</w:t>
      </w:r>
      <w:r>
        <w:rPr>
          <w:rFonts w:hint="default" w:ascii="Times New Roman" w:hAnsi="Times New Roman" w:eastAsia="宋体" w:cs="Times New Roman"/>
        </w:rPr>
        <w:t>3</w:t>
      </w:r>
      <w:r>
        <w:rPr>
          <w:rFonts w:hint="default" w:ascii="Times New Roman" w:hAnsi="Times New Roman" w:eastAsia="宋体" w:cs="Times New Roman"/>
        </w:rPr>
        <w:t>.</w:t>
      </w:r>
      <w:bookmarkStart w:id="70" w:name="OLE_LINK2"/>
      <w:bookmarkStart w:id="71" w:name="OLE_LINK1"/>
      <w:r>
        <w:rPr>
          <w:rFonts w:hint="eastAsia" w:ascii="Times New Roman" w:hAnsi="Times New Roman" w:eastAsia="宋体" w:cs="Times New Roman"/>
          <w:lang w:val="en-US" w:eastAsia="zh-CN"/>
        </w:rPr>
        <w:t xml:space="preserve">1 </w:t>
      </w:r>
      <w:r>
        <w:rPr>
          <w:rFonts w:hint="default" w:ascii="Times New Roman" w:hAnsi="Times New Roman" w:eastAsia="宋体" w:cs="Times New Roman"/>
        </w:rPr>
        <w:t>set_servo_state</w:t>
      </w:r>
      <w:bookmarkEnd w:id="70"/>
      <w:bookmarkEnd w:id="71"/>
      <w:r>
        <w:rPr>
          <w:rFonts w:hint="default" w:ascii="Times New Roman" w:hAnsi="Times New Roman" w:eastAsia="宋体" w:cs="Times New Roman"/>
          <w:lang w:val="en-US" w:eastAsia="zh-CN"/>
        </w:rPr>
        <w:t xml:space="preserve"> - </w:t>
      </w:r>
      <w:r>
        <w:rPr>
          <w:rFonts w:hint="default" w:ascii="Times New Roman" w:hAnsi="Times New Roman" w:eastAsia="宋体" w:cs="Times New Roman"/>
        </w:rPr>
        <w:t>设置伺服就绪状态(使能)</w:t>
      </w:r>
      <w:bookmarkEnd w:id="69"/>
    </w:p>
    <w:p w14:paraId="7A8182B9">
      <w:pPr>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rPr>
        <w:t>set_servo_state</w:t>
      </w:r>
    </w:p>
    <w:p w14:paraId="5580FD60">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5085239E">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w:t>
      </w:r>
      <w:r>
        <w:rPr>
          <w:rFonts w:hint="default" w:ascii="Times New Roman" w:hAnsi="Times New Roman" w:eastAsia="宋体" w:cs="Times New Roman"/>
          <w:color w:val="000000"/>
          <w:kern w:val="0"/>
          <w:sz w:val="24"/>
        </w:rPr>
        <w:t>：连接句柄</w:t>
      </w:r>
      <w:r>
        <w:rPr>
          <w:rFonts w:hint="default" w:ascii="Times New Roman" w:hAnsi="Times New Roman" w:eastAsia="宋体" w:cs="Times New Roman"/>
          <w:color w:val="000000"/>
          <w:kern w:val="0"/>
          <w:sz w:val="24"/>
        </w:rPr>
        <w:t xml:space="preserve"> ,mod :状态设置</w:t>
      </w:r>
    </w:p>
    <w:p w14:paraId="0B59CF5F">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0F75393F">
      <w:pPr>
        <w:widowControl/>
        <w:numPr>
          <w:ilvl w:val="0"/>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1F21CF2D">
      <w:pPr>
        <w:widowControl/>
        <w:numPr>
          <w:ilvl w:val="1"/>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6F15A80B">
      <w:pPr>
        <w:widowControl/>
        <w:numPr>
          <w:ilvl w:val="1"/>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2CDC9EC4">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p>
    <w:p w14:paraId="26C386EB">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Python</w:t>
      </w:r>
    </w:p>
    <w:p w14:paraId="5FC9E30D">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set_servo_state(arm_test.socket_fd, </w:t>
      </w:r>
      <w:r>
        <w:rPr>
          <w:rFonts w:hint="default" w:ascii="Times New Roman" w:hAnsi="Times New Roman" w:eastAsia="宋体" w:cs="Times New Roman"/>
          <w:color w:val="000000"/>
          <w:kern w:val="0"/>
          <w:sz w:val="24"/>
        </w:rPr>
        <w:t>1</w:t>
      </w:r>
      <w:r>
        <w:rPr>
          <w:rFonts w:hint="default" w:ascii="Times New Roman" w:hAnsi="Times New Roman" w:eastAsia="宋体" w:cs="Times New Roman"/>
          <w:color w:val="000000"/>
          <w:kern w:val="0"/>
          <w:sz w:val="24"/>
        </w:rPr>
        <w:t>)</w:t>
      </w:r>
    </w:p>
    <w:p w14:paraId="56B7C5D5">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kern w:val="0"/>
          <w:sz w:val="24"/>
        </w:rPr>
        <w:pict>
          <v:rect id="_x0000_i1065" o:spt="1" style="height:1.5pt;width:0pt;" fillcolor="#000000" filled="t" stroked="f" coordsize="21600,21600" o:hr="t" o:hrstd="t" o:hrnoshade="t" o:hralign="center">
            <v:path/>
            <v:fill on="t" focussize="0,0"/>
            <v:stroke on="f"/>
            <v:imagedata o:title=""/>
            <o:lock v:ext="edit"/>
            <w10:wrap type="none"/>
            <w10:anchorlock/>
          </v:rect>
        </w:pict>
      </w:r>
    </w:p>
    <w:p w14:paraId="3EF76AB0">
      <w:pPr>
        <w:pStyle w:val="6"/>
        <w:rPr>
          <w:rFonts w:hint="default" w:ascii="Times New Roman" w:hAnsi="Times New Roman" w:eastAsia="宋体" w:cs="Times New Roman"/>
        </w:rPr>
      </w:pPr>
      <w:bookmarkStart w:id="72" w:name="_Toc27895"/>
      <w:r>
        <w:rPr>
          <w:rFonts w:hint="default" w:ascii="Times New Roman" w:hAnsi="Times New Roman" w:eastAsia="宋体" w:cs="Times New Roman"/>
        </w:rPr>
        <w:t>4.1</w:t>
      </w:r>
      <w:r>
        <w:rPr>
          <w:rFonts w:hint="default" w:ascii="Times New Roman" w:hAnsi="Times New Roman" w:eastAsia="宋体" w:cs="Times New Roman"/>
        </w:rPr>
        <w:t>3</w:t>
      </w:r>
      <w:r>
        <w:rPr>
          <w:rFonts w:hint="default" w:ascii="Times New Roman" w:hAnsi="Times New Roman" w:eastAsia="宋体" w:cs="Times New Roman"/>
        </w:rPr>
        <w:t>.</w:t>
      </w:r>
      <w:r>
        <w:rPr>
          <w:rFonts w:hint="eastAsia" w:ascii="Times New Roman" w:hAnsi="Times New Roman" w:eastAsia="宋体" w:cs="Times New Roman"/>
          <w:lang w:val="en-US" w:eastAsia="zh-CN"/>
        </w:rPr>
        <w:t xml:space="preserve">2 </w:t>
      </w:r>
      <w:r>
        <w:rPr>
          <w:rFonts w:hint="default" w:ascii="Times New Roman" w:hAnsi="Times New Roman" w:eastAsia="宋体" w:cs="Times New Roman"/>
        </w:rPr>
        <w:t>set_servo_state</w:t>
      </w:r>
      <w:r>
        <w:rPr>
          <w:rFonts w:hint="default" w:ascii="Times New Roman" w:hAnsi="Times New Roman" w:eastAsia="宋体" w:cs="Times New Roman"/>
          <w:lang w:val="en-US" w:eastAsia="zh-CN"/>
        </w:rPr>
        <w:t xml:space="preserve"> - </w:t>
      </w:r>
      <w:r>
        <w:rPr>
          <w:rFonts w:hint="default" w:ascii="Times New Roman" w:hAnsi="Times New Roman" w:eastAsia="宋体" w:cs="Times New Roman"/>
        </w:rPr>
        <w:t>设置伺服就绪状态(下使能)</w:t>
      </w:r>
      <w:bookmarkEnd w:id="72"/>
    </w:p>
    <w:p w14:paraId="12A1A296">
      <w:pPr>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rPr>
        <w:t>set_servo_state</w:t>
      </w:r>
    </w:p>
    <w:p w14:paraId="5DE708A4">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0343659B">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w:t>
      </w:r>
      <w:r>
        <w:rPr>
          <w:rFonts w:hint="default" w:ascii="Times New Roman" w:hAnsi="Times New Roman" w:eastAsia="宋体" w:cs="Times New Roman"/>
          <w:color w:val="000000"/>
          <w:kern w:val="0"/>
          <w:sz w:val="24"/>
        </w:rPr>
        <w:t>：连接句柄</w:t>
      </w:r>
      <w:r>
        <w:rPr>
          <w:rFonts w:hint="default" w:ascii="Times New Roman" w:hAnsi="Times New Roman" w:eastAsia="宋体" w:cs="Times New Roman"/>
          <w:color w:val="000000"/>
          <w:kern w:val="0"/>
          <w:sz w:val="24"/>
        </w:rPr>
        <w:t>，mod :状态设置</w:t>
      </w:r>
    </w:p>
    <w:p w14:paraId="4B9D9F9C">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7900F545">
      <w:pPr>
        <w:widowControl/>
        <w:numPr>
          <w:ilvl w:val="0"/>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34CE417E">
      <w:pPr>
        <w:widowControl/>
        <w:numPr>
          <w:ilvl w:val="1"/>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67B34820">
      <w:pPr>
        <w:widowControl/>
        <w:numPr>
          <w:ilvl w:val="1"/>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63E2ED28">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p>
    <w:p w14:paraId="00DC21DC">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Python</w:t>
      </w:r>
    </w:p>
    <w:p w14:paraId="464EAB37">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rPr>
        <w:t xml:space="preserve"> </w:t>
      </w:r>
      <w:r>
        <w:rPr>
          <w:rFonts w:hint="default" w:ascii="Times New Roman" w:hAnsi="Times New Roman" w:eastAsia="宋体" w:cs="Times New Roman"/>
          <w:color w:val="000000"/>
          <w:kern w:val="0"/>
          <w:sz w:val="24"/>
        </w:rPr>
        <w:t>set_servo_state(arm_test.socket_fd, 0)</w:t>
      </w:r>
    </w:p>
    <w:p w14:paraId="6AC28EE9">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kern w:val="0"/>
          <w:sz w:val="24"/>
        </w:rPr>
        <w:pict>
          <v:rect id="_x0000_i1066" o:spt="1" style="height:1.5pt;width:0pt;" fillcolor="#000000" filled="t" stroked="f" coordsize="21600,21600" o:hr="t" o:hrstd="t" o:hrnoshade="t" o:hralign="center">
            <v:path/>
            <v:fill on="t" focussize="0,0"/>
            <v:stroke on="f"/>
            <v:imagedata o:title=""/>
            <o:lock v:ext="edit"/>
            <w10:wrap type="none"/>
            <w10:anchorlock/>
          </v:rect>
        </w:pict>
      </w:r>
    </w:p>
    <w:p w14:paraId="1DE790E1">
      <w:pPr>
        <w:pStyle w:val="6"/>
        <w:rPr>
          <w:rFonts w:hint="default" w:ascii="Times New Roman" w:hAnsi="Times New Roman" w:eastAsia="宋体" w:cs="Times New Roman"/>
        </w:rPr>
      </w:pPr>
      <w:bookmarkStart w:id="73" w:name="_Toc15912"/>
      <w:r>
        <w:rPr>
          <w:rFonts w:hint="default" w:ascii="Times New Roman" w:hAnsi="Times New Roman" w:eastAsia="宋体" w:cs="Times New Roman"/>
        </w:rPr>
        <w:t>4.1</w:t>
      </w:r>
      <w:r>
        <w:rPr>
          <w:rFonts w:hint="default" w:ascii="Times New Roman" w:hAnsi="Times New Roman" w:eastAsia="宋体" w:cs="Times New Roman"/>
        </w:rPr>
        <w:t>3</w:t>
      </w:r>
      <w:r>
        <w:rPr>
          <w:rFonts w:hint="default" w:ascii="Times New Roman" w:hAnsi="Times New Roman" w:eastAsia="宋体" w:cs="Times New Roman"/>
        </w:rPr>
        <w:t>.</w:t>
      </w:r>
      <w:r>
        <w:rPr>
          <w:rFonts w:hint="eastAsia" w:ascii="Times New Roman" w:hAnsi="Times New Roman" w:eastAsia="宋体" w:cs="Times New Roman"/>
          <w:lang w:val="en-US" w:eastAsia="zh-CN"/>
        </w:rPr>
        <w:t>3</w:t>
      </w:r>
      <w:r>
        <w:rPr>
          <w:rFonts w:hint="default" w:ascii="Times New Roman" w:hAnsi="Times New Roman" w:eastAsia="宋体" w:cs="Times New Roman"/>
        </w:rPr>
        <w:t xml:space="preserve"> set_servo_poweron </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设置伺服上电状态(先使能)</w:t>
      </w:r>
      <w:bookmarkEnd w:id="73"/>
    </w:p>
    <w:p w14:paraId="09BAB210">
      <w:pPr>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rPr>
        <w:t>set_servo_power</w:t>
      </w:r>
      <w:r>
        <w:rPr>
          <w:rFonts w:hint="default" w:ascii="Times New Roman" w:hAnsi="Times New Roman" w:eastAsia="宋体" w:cs="Times New Roman"/>
        </w:rPr>
        <w:t>on</w:t>
      </w:r>
    </w:p>
    <w:p w14:paraId="5A4DBCB1">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734CCAEF">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w:t>
      </w:r>
      <w:r>
        <w:rPr>
          <w:rFonts w:hint="default" w:ascii="Times New Roman" w:hAnsi="Times New Roman" w:eastAsia="宋体" w:cs="Times New Roman"/>
          <w:color w:val="000000"/>
          <w:kern w:val="0"/>
          <w:sz w:val="24"/>
        </w:rPr>
        <w:t>：连接句柄</w:t>
      </w:r>
      <w:r>
        <w:rPr>
          <w:rFonts w:hint="default" w:ascii="Times New Roman" w:hAnsi="Times New Roman" w:eastAsia="宋体" w:cs="Times New Roman"/>
          <w:color w:val="000000"/>
          <w:kern w:val="0"/>
          <w:sz w:val="24"/>
        </w:rPr>
        <w:t xml:space="preserve"> mod :状态设置</w:t>
      </w:r>
    </w:p>
    <w:p w14:paraId="64121D98">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26064A47">
      <w:pPr>
        <w:widowControl/>
        <w:numPr>
          <w:ilvl w:val="0"/>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5A5C5B82">
      <w:pPr>
        <w:widowControl/>
        <w:numPr>
          <w:ilvl w:val="1"/>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242F82A3">
      <w:pPr>
        <w:widowControl/>
        <w:numPr>
          <w:ilvl w:val="1"/>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4DB37D15">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p>
    <w:p w14:paraId="79D26E9C">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Python</w:t>
      </w:r>
    </w:p>
    <w:p w14:paraId="27794466">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set_servo_poweron(arm_test.socket_fd)</w:t>
      </w:r>
    </w:p>
    <w:p w14:paraId="50385395">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kern w:val="0"/>
          <w:sz w:val="24"/>
        </w:rPr>
        <w:pict>
          <v:rect id="_x0000_i1067" o:spt="1" style="height:1.5pt;width:0pt;" fillcolor="#000000" filled="t" stroked="f" coordsize="21600,21600" o:hr="t" o:hrstd="t" o:hrnoshade="t" o:hralign="center">
            <v:path/>
            <v:fill on="t" focussize="0,0"/>
            <v:stroke on="f"/>
            <v:imagedata o:title=""/>
            <o:lock v:ext="edit"/>
            <w10:wrap type="none"/>
            <w10:anchorlock/>
          </v:rect>
        </w:pict>
      </w:r>
    </w:p>
    <w:p w14:paraId="407DCCEF">
      <w:pPr>
        <w:pStyle w:val="6"/>
        <w:rPr>
          <w:rFonts w:hint="default" w:ascii="Times New Roman" w:hAnsi="Times New Roman" w:eastAsia="宋体" w:cs="Times New Roman"/>
        </w:rPr>
      </w:pPr>
      <w:bookmarkStart w:id="74" w:name="_Toc24055"/>
      <w:r>
        <w:rPr>
          <w:rFonts w:hint="default" w:ascii="Times New Roman" w:hAnsi="Times New Roman" w:eastAsia="宋体" w:cs="Times New Roman"/>
        </w:rPr>
        <w:t>4.1</w:t>
      </w:r>
      <w:r>
        <w:rPr>
          <w:rFonts w:hint="default" w:ascii="Times New Roman" w:hAnsi="Times New Roman" w:eastAsia="宋体" w:cs="Times New Roman"/>
        </w:rPr>
        <w:t>3</w:t>
      </w:r>
      <w:r>
        <w:rPr>
          <w:rFonts w:hint="default" w:ascii="Times New Roman" w:hAnsi="Times New Roman" w:eastAsia="宋体" w:cs="Times New Roman"/>
        </w:rPr>
        <w:t>.</w:t>
      </w:r>
      <w:r>
        <w:rPr>
          <w:rFonts w:hint="eastAsia" w:ascii="Times New Roman" w:hAnsi="Times New Roman" w:eastAsia="宋体" w:cs="Times New Roman"/>
          <w:lang w:val="en-US" w:eastAsia="zh-CN"/>
        </w:rPr>
        <w:t>4</w:t>
      </w:r>
      <w:r>
        <w:rPr>
          <w:rFonts w:hint="default" w:ascii="Times New Roman" w:hAnsi="Times New Roman" w:eastAsia="宋体" w:cs="Times New Roman"/>
        </w:rPr>
        <w:t xml:space="preserve"> set_servo_poweroff</w:t>
      </w:r>
      <w:r>
        <w:rPr>
          <w:rFonts w:hint="default" w:ascii="Times New Roman" w:hAnsi="Times New Roman" w:eastAsia="宋体" w:cs="Times New Roman"/>
          <w:lang w:val="en-US" w:eastAsia="zh-CN"/>
        </w:rPr>
        <w:t xml:space="preserve">  - </w:t>
      </w:r>
      <w:r>
        <w:rPr>
          <w:rFonts w:hint="default" w:ascii="Times New Roman" w:hAnsi="Times New Roman" w:eastAsia="宋体" w:cs="Times New Roman"/>
        </w:rPr>
        <w:t>设置伺服下电状态</w:t>
      </w:r>
      <w:bookmarkEnd w:id="74"/>
    </w:p>
    <w:p w14:paraId="18EA4AAA">
      <w:pPr>
        <w:rPr>
          <w:rFonts w:hint="default" w:ascii="Times New Roman" w:hAnsi="Times New Roman" w:eastAsia="宋体" w:cs="Times New Roman"/>
          <w:color w:val="000000"/>
          <w:kern w:val="0"/>
          <w:sz w:val="24"/>
        </w:rPr>
      </w:pPr>
      <w:r>
        <w:rPr>
          <w:rFonts w:hint="default" w:ascii="Times New Roman" w:hAnsi="Times New Roman" w:eastAsia="宋体" w:cs="Times New Roman"/>
          <w:b/>
          <w:bCs/>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rPr>
        <w:t>set_servo_poweroff</w:t>
      </w:r>
    </w:p>
    <w:p w14:paraId="6F3F1620">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6240B692">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w:t>
      </w:r>
      <w:r>
        <w:rPr>
          <w:rFonts w:hint="default" w:ascii="Times New Roman" w:hAnsi="Times New Roman" w:eastAsia="宋体" w:cs="Times New Roman"/>
          <w:color w:val="000000"/>
          <w:kern w:val="0"/>
          <w:sz w:val="24"/>
        </w:rPr>
        <w:t>：连接句柄</w:t>
      </w:r>
      <w:r>
        <w:rPr>
          <w:rFonts w:hint="default" w:ascii="Times New Roman" w:hAnsi="Times New Roman" w:eastAsia="宋体" w:cs="Times New Roman"/>
          <w:color w:val="000000"/>
          <w:kern w:val="0"/>
          <w:sz w:val="24"/>
        </w:rPr>
        <w:t xml:space="preserve"> mod :状态设置</w:t>
      </w:r>
    </w:p>
    <w:p w14:paraId="67A8DD12">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5435FA2B">
      <w:pPr>
        <w:widowControl/>
        <w:numPr>
          <w:ilvl w:val="0"/>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35CB1C69">
      <w:pPr>
        <w:widowControl/>
        <w:numPr>
          <w:ilvl w:val="1"/>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4C0DCB59">
      <w:pPr>
        <w:widowControl/>
        <w:numPr>
          <w:ilvl w:val="1"/>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483F020E">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p>
    <w:p w14:paraId="343E9C11">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python</w:t>
      </w:r>
    </w:p>
    <w:p w14:paraId="3FA41665">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set_servo_power</w:t>
      </w:r>
      <w:r>
        <w:rPr>
          <w:rFonts w:hint="default" w:ascii="Times New Roman" w:hAnsi="Times New Roman" w:eastAsia="宋体" w:cs="Times New Roman"/>
          <w:color w:val="000000"/>
          <w:kern w:val="0"/>
          <w:sz w:val="24"/>
        </w:rPr>
        <w:t>off</w:t>
      </w:r>
      <w:r>
        <w:rPr>
          <w:rFonts w:hint="default" w:ascii="Times New Roman" w:hAnsi="Times New Roman" w:eastAsia="宋体" w:cs="Times New Roman"/>
          <w:color w:val="000000"/>
          <w:kern w:val="0"/>
          <w:sz w:val="24"/>
        </w:rPr>
        <w:t>(arm_test.socket_fd)</w:t>
      </w:r>
    </w:p>
    <w:p w14:paraId="183C0D82">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kern w:val="0"/>
          <w:sz w:val="24"/>
        </w:rPr>
        <w:pict>
          <v:rect id="_x0000_i1068" o:spt="1" style="height:1.5pt;width:0pt;" fillcolor="#000000" filled="t" stroked="f" coordsize="21600,21600" o:hr="t" o:hrstd="t" o:hrnoshade="t" o:hralign="center">
            <v:path/>
            <v:fill on="t" focussize="0,0"/>
            <v:stroke on="f"/>
            <v:imagedata o:title=""/>
            <o:lock v:ext="edit"/>
            <w10:wrap type="none"/>
            <w10:anchorlock/>
          </v:rect>
        </w:pict>
      </w:r>
    </w:p>
    <w:p w14:paraId="52DEFE7B">
      <w:pPr>
        <w:pStyle w:val="6"/>
        <w:rPr>
          <w:rFonts w:hint="default" w:ascii="Times New Roman" w:hAnsi="Times New Roman" w:eastAsia="宋体" w:cs="Times New Roman"/>
        </w:rPr>
      </w:pPr>
      <w:bookmarkStart w:id="75" w:name="_Toc19541"/>
      <w:r>
        <w:rPr>
          <w:rFonts w:hint="default" w:ascii="Times New Roman" w:hAnsi="Times New Roman" w:eastAsia="宋体" w:cs="Times New Roman"/>
        </w:rPr>
        <w:t>4.1</w:t>
      </w:r>
      <w:r>
        <w:rPr>
          <w:rFonts w:hint="default" w:ascii="Times New Roman" w:hAnsi="Times New Roman" w:eastAsia="宋体" w:cs="Times New Roman"/>
        </w:rPr>
        <w:t>3</w:t>
      </w:r>
      <w:r>
        <w:rPr>
          <w:rFonts w:hint="default" w:ascii="Times New Roman" w:hAnsi="Times New Roman" w:eastAsia="宋体" w:cs="Times New Roman"/>
        </w:rPr>
        <w:t>.</w:t>
      </w:r>
      <w:r>
        <w:rPr>
          <w:rFonts w:hint="eastAsia" w:ascii="Times New Roman" w:hAnsi="Times New Roman" w:eastAsia="宋体" w:cs="Times New Roman"/>
          <w:lang w:val="en-US" w:eastAsia="zh-CN"/>
        </w:rPr>
        <w:t>5</w:t>
      </w:r>
      <w:r>
        <w:rPr>
          <w:rFonts w:hint="default" w:ascii="Times New Roman" w:hAnsi="Times New Roman" w:eastAsia="宋体" w:cs="Times New Roman"/>
        </w:rPr>
        <w:t xml:space="preserve"> set_s</w:t>
      </w:r>
      <w:r>
        <w:rPr>
          <w:rFonts w:hint="default" w:ascii="Times New Roman" w:hAnsi="Times New Roman" w:eastAsia="宋体" w:cs="Times New Roman"/>
        </w:rPr>
        <w:t>peed</w:t>
      </w:r>
      <w:r>
        <w:rPr>
          <w:rFonts w:hint="default" w:ascii="Times New Roman" w:hAnsi="Times New Roman" w:eastAsia="宋体" w:cs="Times New Roman"/>
        </w:rPr>
        <w:t>(socket_fd</w:t>
      </w:r>
      <w:r>
        <w:rPr>
          <w:rFonts w:hint="default" w:ascii="Times New Roman" w:hAnsi="Times New Roman" w:eastAsia="宋体" w:cs="Times New Roman"/>
        </w:rPr>
        <w:t>,speed</w:t>
      </w:r>
      <w:r>
        <w:rPr>
          <w:rFonts w:hint="default" w:ascii="Times New Roman" w:hAnsi="Times New Roman" w:eastAsia="宋体" w:cs="Times New Roman"/>
        </w:rPr>
        <w:t xml:space="preserve">) </w:t>
      </w:r>
      <w:r>
        <w:rPr>
          <w:rFonts w:hint="default" w:ascii="Times New Roman" w:hAnsi="Times New Roman" w:eastAsia="宋体" w:cs="Times New Roman"/>
        </w:rPr>
        <w:t>设置速度</w:t>
      </w:r>
      <w:bookmarkEnd w:id="75"/>
    </w:p>
    <w:p w14:paraId="4FD58EBF">
      <w:pPr>
        <w:rPr>
          <w:rFonts w:hint="default" w:ascii="Times New Roman" w:hAnsi="Times New Roman" w:eastAsia="宋体" w:cs="Times New Roman"/>
          <w:color w:val="000000"/>
          <w:kern w:val="0"/>
          <w:sz w:val="24"/>
        </w:rPr>
      </w:pPr>
      <w:r>
        <w:rPr>
          <w:rFonts w:hint="default" w:ascii="Times New Roman" w:hAnsi="Times New Roman" w:eastAsia="宋体" w:cs="Times New Roman"/>
          <w:b/>
          <w:bCs/>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rPr>
        <w:t>set_s</w:t>
      </w:r>
      <w:r>
        <w:rPr>
          <w:rFonts w:hint="default" w:ascii="Times New Roman" w:hAnsi="Times New Roman" w:eastAsia="宋体" w:cs="Times New Roman"/>
        </w:rPr>
        <w:t>peed</w:t>
      </w:r>
    </w:p>
    <w:p w14:paraId="4ED21BF7">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6D879FC1">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w:t>
      </w:r>
      <w:r>
        <w:rPr>
          <w:rFonts w:hint="default" w:ascii="Times New Roman" w:hAnsi="Times New Roman" w:eastAsia="宋体" w:cs="Times New Roman"/>
          <w:color w:val="000000"/>
          <w:kern w:val="0"/>
          <w:sz w:val="24"/>
        </w:rPr>
        <w:t>：连接句柄</w:t>
      </w:r>
      <w:r>
        <w:rPr>
          <w:rFonts w:hint="default" w:ascii="Times New Roman" w:hAnsi="Times New Roman" w:eastAsia="宋体" w:cs="Times New Roman"/>
          <w:color w:val="000000"/>
          <w:kern w:val="0"/>
          <w:sz w:val="24"/>
        </w:rPr>
        <w:t xml:space="preserve"> speed :速度大小0-100</w:t>
      </w:r>
    </w:p>
    <w:p w14:paraId="0708A4D4">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71A81A47">
      <w:pPr>
        <w:widowControl/>
        <w:numPr>
          <w:ilvl w:val="0"/>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5904F7A6">
      <w:pPr>
        <w:widowControl/>
        <w:numPr>
          <w:ilvl w:val="1"/>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2E9D7DD6">
      <w:pPr>
        <w:widowControl/>
        <w:numPr>
          <w:ilvl w:val="1"/>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6AF14F1C">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p>
    <w:p w14:paraId="4674D33E">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python</w:t>
      </w:r>
    </w:p>
    <w:p w14:paraId="0AD8C4EC">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set_speed(arm_test.socket_fd</w:t>
      </w:r>
      <w:r>
        <w:rPr>
          <w:rFonts w:hint="default" w:ascii="Times New Roman" w:hAnsi="Times New Roman" w:eastAsia="宋体" w:cs="Times New Roman"/>
          <w:color w:val="000000"/>
          <w:kern w:val="0"/>
          <w:sz w:val="24"/>
        </w:rPr>
        <w:t>,30</w:t>
      </w:r>
      <w:r>
        <w:rPr>
          <w:rFonts w:hint="default" w:ascii="Times New Roman" w:hAnsi="Times New Roman" w:eastAsia="宋体" w:cs="Times New Roman"/>
          <w:color w:val="000000"/>
          <w:kern w:val="0"/>
          <w:sz w:val="24"/>
        </w:rPr>
        <w:t>)</w:t>
      </w:r>
    </w:p>
    <w:p w14:paraId="03DFA1E6">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kern w:val="0"/>
          <w:sz w:val="24"/>
        </w:rPr>
        <w:pict>
          <v:rect id="_x0000_i1069" o:spt="1" style="height:1.5pt;width:0pt;" fillcolor="#000000" filled="t" stroked="f" coordsize="21600,21600" o:hr="t" o:hrstd="t" o:hrnoshade="t" o:hralign="center">
            <v:path/>
            <v:fill on="t" focussize="0,0"/>
            <v:stroke on="f"/>
            <v:imagedata o:title=""/>
            <o:lock v:ext="edit"/>
            <w10:wrap type="none"/>
            <w10:anchorlock/>
          </v:rect>
        </w:pict>
      </w:r>
    </w:p>
    <w:p w14:paraId="3552A974">
      <w:pPr>
        <w:pStyle w:val="6"/>
        <w:rPr>
          <w:rFonts w:hint="default" w:ascii="Times New Roman" w:hAnsi="Times New Roman" w:eastAsia="宋体" w:cs="Times New Roman"/>
        </w:rPr>
      </w:pPr>
      <w:bookmarkStart w:id="76" w:name="_Toc16391"/>
      <w:r>
        <w:rPr>
          <w:rFonts w:hint="default" w:ascii="Times New Roman" w:hAnsi="Times New Roman" w:eastAsia="宋体" w:cs="Times New Roman"/>
        </w:rPr>
        <w:t>4.1</w:t>
      </w:r>
      <w:r>
        <w:rPr>
          <w:rFonts w:hint="default" w:ascii="Times New Roman" w:hAnsi="Times New Roman" w:eastAsia="宋体" w:cs="Times New Roman"/>
        </w:rPr>
        <w:t>3</w:t>
      </w:r>
      <w:r>
        <w:rPr>
          <w:rFonts w:hint="default" w:ascii="Times New Roman" w:hAnsi="Times New Roman" w:eastAsia="宋体" w:cs="Times New Roman"/>
        </w:rPr>
        <w:t>.</w:t>
      </w:r>
      <w:r>
        <w:rPr>
          <w:rFonts w:hint="eastAsia" w:ascii="Times New Roman" w:hAnsi="Times New Roman" w:eastAsia="宋体" w:cs="Times New Roman"/>
          <w:lang w:val="en-US" w:eastAsia="zh-CN"/>
        </w:rPr>
        <w:t>6</w:t>
      </w:r>
      <w:r>
        <w:rPr>
          <w:rFonts w:hint="default" w:ascii="Times New Roman" w:hAnsi="Times New Roman" w:eastAsia="宋体" w:cs="Times New Roman"/>
        </w:rPr>
        <w:t xml:space="preserve"> </w:t>
      </w:r>
      <w:r>
        <w:rPr>
          <w:rFonts w:hint="default" w:ascii="Times New Roman" w:hAnsi="Times New Roman" w:eastAsia="宋体" w:cs="Times New Roman"/>
        </w:rPr>
        <w:t>g</w:t>
      </w:r>
      <w:r>
        <w:rPr>
          <w:rFonts w:hint="default" w:ascii="Times New Roman" w:hAnsi="Times New Roman" w:eastAsia="宋体" w:cs="Times New Roman"/>
        </w:rPr>
        <w:t>et_s</w:t>
      </w:r>
      <w:r>
        <w:rPr>
          <w:rFonts w:hint="default" w:ascii="Times New Roman" w:hAnsi="Times New Roman" w:eastAsia="宋体" w:cs="Times New Roman"/>
        </w:rPr>
        <w:t>peed</w:t>
      </w:r>
      <w:r>
        <w:rPr>
          <w:rFonts w:hint="default" w:ascii="Times New Roman" w:hAnsi="Times New Roman" w:eastAsia="宋体" w:cs="Times New Roman"/>
          <w:lang w:val="en-US" w:eastAsia="zh-CN"/>
        </w:rPr>
        <w:t xml:space="preserve"> - </w:t>
      </w:r>
      <w:r>
        <w:rPr>
          <w:rFonts w:hint="default" w:ascii="Times New Roman" w:hAnsi="Times New Roman" w:eastAsia="宋体" w:cs="Times New Roman"/>
        </w:rPr>
        <w:t>获取速度</w:t>
      </w:r>
      <w:bookmarkEnd w:id="76"/>
    </w:p>
    <w:p w14:paraId="3F3BAA1F">
      <w:pPr>
        <w:rPr>
          <w:rFonts w:hint="default" w:ascii="Times New Roman" w:hAnsi="Times New Roman" w:eastAsia="宋体" w:cs="Times New Roman"/>
          <w:color w:val="000000"/>
          <w:kern w:val="0"/>
          <w:szCs w:val="21"/>
        </w:rPr>
      </w:pPr>
      <w:r>
        <w:rPr>
          <w:rFonts w:hint="default" w:ascii="Times New Roman" w:hAnsi="Times New Roman" w:eastAsia="宋体" w:cs="Times New Roman"/>
          <w:b/>
          <w:bCs/>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Cs w:val="21"/>
        </w:rPr>
        <w:t>g</w:t>
      </w:r>
      <w:r>
        <w:rPr>
          <w:rFonts w:hint="default" w:ascii="Times New Roman" w:hAnsi="Times New Roman" w:eastAsia="宋体" w:cs="Times New Roman"/>
          <w:szCs w:val="21"/>
        </w:rPr>
        <w:t>et_s</w:t>
      </w:r>
      <w:r>
        <w:rPr>
          <w:rFonts w:hint="default" w:ascii="Times New Roman" w:hAnsi="Times New Roman" w:eastAsia="宋体" w:cs="Times New Roman"/>
          <w:szCs w:val="21"/>
        </w:rPr>
        <w:t>peed</w:t>
      </w:r>
    </w:p>
    <w:p w14:paraId="6EFA3F13">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1152B79D">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w:t>
      </w:r>
      <w:r>
        <w:rPr>
          <w:rFonts w:hint="default" w:ascii="Times New Roman" w:hAnsi="Times New Roman" w:eastAsia="宋体" w:cs="Times New Roman"/>
          <w:color w:val="000000"/>
          <w:kern w:val="0"/>
          <w:sz w:val="24"/>
        </w:rPr>
        <w:t>：连接句柄</w:t>
      </w:r>
      <w:r>
        <w:rPr>
          <w:rFonts w:hint="default" w:ascii="Times New Roman" w:hAnsi="Times New Roman" w:eastAsia="宋体" w:cs="Times New Roman"/>
          <w:color w:val="000000"/>
          <w:kern w:val="0"/>
          <w:sz w:val="24"/>
        </w:rPr>
        <w:t xml:space="preserve"> </w:t>
      </w:r>
    </w:p>
    <w:p w14:paraId="2D5AB151">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686F5057">
      <w:pPr>
        <w:widowControl/>
        <w:numPr>
          <w:ilvl w:val="0"/>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w:t>
      </w:r>
      <w:r>
        <w:rPr>
          <w:rFonts w:hint="default" w:ascii="Times New Roman" w:hAnsi="Times New Roman" w:eastAsia="宋体" w:cs="Times New Roman"/>
          <w:color w:val="000000"/>
          <w:kern w:val="0"/>
          <w:sz w:val="24"/>
        </w:rPr>
        <w:t>：连接句柄</w:t>
      </w:r>
    </w:p>
    <w:p w14:paraId="006CB167">
      <w:pPr>
        <w:widowControl/>
        <w:numPr>
          <w:ilvl w:val="0"/>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speed :速度大小0-100</w:t>
      </w:r>
    </w:p>
    <w:p w14:paraId="6D1B16FB">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p>
    <w:p w14:paraId="434D9085">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python</w:t>
      </w:r>
    </w:p>
    <w:p w14:paraId="5CF98BC1">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w:t>
      </w:r>
      <w:r>
        <w:rPr>
          <w:rFonts w:hint="default" w:ascii="Times New Roman" w:hAnsi="Times New Roman" w:eastAsia="宋体" w:cs="Times New Roman"/>
          <w:color w:val="000000"/>
          <w:kern w:val="0"/>
          <w:sz w:val="24"/>
        </w:rPr>
        <w:t>ret</w:t>
      </w:r>
      <w:r>
        <w:rPr>
          <w:rFonts w:hint="default" w:ascii="Times New Roman" w:hAnsi="Times New Roman" w:eastAsia="宋体" w:cs="Times New Roman"/>
          <w:color w:val="000000"/>
          <w:kern w:val="0"/>
          <w:sz w:val="24"/>
        </w:rPr>
        <w:t>=nrc.get_speed(arm_test.socket_fd,20)</w:t>
      </w:r>
    </w:p>
    <w:p w14:paraId="75812850">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arm_test.logger.info(f"返回值(ret) = {ret}")#</w:t>
      </w:r>
    </w:p>
    <w:p w14:paraId="4CAEB204">
      <w:pPr>
        <w:pStyle w:val="4"/>
        <w:rPr>
          <w:rFonts w:hint="default" w:ascii="Times New Roman" w:hAnsi="Times New Roman" w:eastAsia="宋体" w:cs="Times New Roman"/>
        </w:rPr>
      </w:pPr>
      <w:bookmarkStart w:id="77" w:name="_Toc28671"/>
      <w:r>
        <w:rPr>
          <w:rFonts w:hint="default" w:ascii="Times New Roman" w:hAnsi="Times New Roman" w:eastAsia="宋体" w:cs="Times New Roman"/>
        </w:rPr>
        <w:t>4.14 modbus通信接口</w:t>
      </w:r>
      <w:bookmarkEnd w:id="77"/>
    </w:p>
    <w:p w14:paraId="746E85ED">
      <w:pPr>
        <w:pStyle w:val="6"/>
        <w:rPr>
          <w:rFonts w:hint="default" w:ascii="Times New Roman" w:hAnsi="Times New Roman" w:eastAsia="宋体" w:cs="Times New Roman"/>
        </w:rPr>
      </w:pPr>
      <w:bookmarkStart w:id="78" w:name="_Toc10395"/>
      <w:r>
        <w:rPr>
          <w:rFonts w:hint="default" w:ascii="Times New Roman" w:hAnsi="Times New Roman" w:eastAsia="宋体" w:cs="Times New Roman"/>
        </w:rPr>
        <w:t>4.1</w:t>
      </w:r>
      <w:r>
        <w:rPr>
          <w:rFonts w:hint="default" w:ascii="Times New Roman" w:hAnsi="Times New Roman" w:eastAsia="宋体" w:cs="Times New Roman"/>
        </w:rPr>
        <w:t>4</w:t>
      </w:r>
      <w:r>
        <w:rPr>
          <w:rFonts w:hint="default" w:ascii="Times New Roman" w:hAnsi="Times New Roman" w:eastAsia="宋体" w:cs="Times New Roman"/>
        </w:rPr>
        <w:t>.</w:t>
      </w:r>
      <w:r>
        <w:rPr>
          <w:rFonts w:hint="default" w:ascii="Times New Roman" w:hAnsi="Times New Roman" w:eastAsia="宋体" w:cs="Times New Roman"/>
        </w:rPr>
        <w:t xml:space="preserve">1 modbus_set_master_parameter </w:t>
      </w:r>
      <w:r>
        <w:rPr>
          <w:rFonts w:hint="default" w:ascii="Times New Roman" w:hAnsi="Times New Roman" w:eastAsia="宋体" w:cs="Times New Roman"/>
          <w:lang w:val="en-US" w:eastAsia="zh-CN"/>
        </w:rPr>
        <w:t xml:space="preserve"> - </w:t>
      </w:r>
      <w:r>
        <w:rPr>
          <w:rFonts w:hint="default" w:ascii="Times New Roman" w:hAnsi="Times New Roman" w:eastAsia="宋体" w:cs="Times New Roman"/>
        </w:rPr>
        <w:t>设置 Modbus RTU 主站参数</w:t>
      </w:r>
      <w:bookmarkEnd w:id="78"/>
    </w:p>
    <w:p w14:paraId="69B7C264">
      <w:pPr>
        <w:rPr>
          <w:rFonts w:hint="default" w:ascii="Times New Roman" w:hAnsi="Times New Roman" w:eastAsia="宋体" w:cs="Times New Roman"/>
        </w:rPr>
      </w:pPr>
      <w:r>
        <w:rPr>
          <w:rFonts w:hint="default" w:ascii="Times New Roman" w:hAnsi="Times New Roman" w:eastAsia="宋体" w:cs="Times New Roman"/>
          <w:b/>
          <w:bCs/>
        </w:rPr>
        <w:t>方法</w:t>
      </w:r>
      <w:r>
        <w:rPr>
          <w:rFonts w:hint="default" w:ascii="Times New Roman" w:hAnsi="Times New Roman" w:eastAsia="宋体" w:cs="Times New Roman"/>
        </w:rPr>
        <w:t>：modbus_set_master_parameter</w:t>
      </w:r>
    </w:p>
    <w:p w14:paraId="49A96A9E">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036C05A5">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w:t>
      </w:r>
      <w:r>
        <w:rPr>
          <w:rFonts w:hint="default" w:ascii="Times New Roman" w:hAnsi="Times New Roman" w:eastAsia="宋体" w:cs="Times New Roman"/>
          <w:color w:val="000000"/>
          <w:kern w:val="0"/>
          <w:sz w:val="24"/>
        </w:rPr>
        <w:t xml:space="preserve">：连接句柄 </w:t>
      </w:r>
    </w:p>
    <w:p w14:paraId="61BDC354">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master_id：主站 ID（0~8）</w:t>
      </w:r>
    </w:p>
    <w:p w14:paraId="53718A70">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param：Modbus 主站参数对象（包含 RTU 串口配置）</w:t>
      </w:r>
    </w:p>
    <w:p w14:paraId="6221410A">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30C8FC05">
      <w:pPr>
        <w:widowControl/>
        <w:numPr>
          <w:ilvl w:val="0"/>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2979080F">
      <w:pPr>
        <w:widowControl/>
        <w:numPr>
          <w:ilvl w:val="1"/>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233702CA">
      <w:pPr>
        <w:widowControl/>
        <w:numPr>
          <w:ilvl w:val="1"/>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1072C2F9">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p>
    <w:p w14:paraId="1DAE77CB">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Python</w:t>
      </w:r>
    </w:p>
    <w:p w14:paraId="04FB1A2D">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1 配置 Modbus RTU 参数</w:t>
      </w:r>
    </w:p>
    <w:p w14:paraId="3027D237">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param = nrc.ModbusMasterParameter()</w:t>
      </w:r>
    </w:p>
    <w:p w14:paraId="02B865B8">
      <w:pPr>
        <w:widowControl/>
        <w:spacing w:line="360" w:lineRule="atLeast"/>
        <w:jc w:val="left"/>
        <w:rPr>
          <w:rFonts w:hint="default" w:ascii="Times New Roman" w:hAnsi="Times New Roman" w:eastAsia="宋体" w:cs="Times New Roman"/>
          <w:color w:val="000000"/>
          <w:kern w:val="0"/>
          <w:sz w:val="24"/>
        </w:rPr>
      </w:pPr>
    </w:p>
    <w:p w14:paraId="7723003C">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param.type = "RTU"</w:t>
      </w:r>
    </w:p>
    <w:p w14:paraId="14CCE714">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param.startAddress = True  # False=地址从1开始</w:t>
      </w:r>
    </w:p>
    <w:p w14:paraId="13C99640">
      <w:pPr>
        <w:widowControl/>
        <w:spacing w:line="360" w:lineRule="atLeast"/>
        <w:jc w:val="left"/>
        <w:rPr>
          <w:rFonts w:hint="default" w:ascii="Times New Roman" w:hAnsi="Times New Roman" w:eastAsia="宋体" w:cs="Times New Roman"/>
          <w:color w:val="000000"/>
          <w:kern w:val="0"/>
          <w:sz w:val="24"/>
        </w:rPr>
      </w:pPr>
    </w:p>
    <w:p w14:paraId="3795E0A1">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RTU 串口参数</w:t>
      </w:r>
    </w:p>
    <w:p w14:paraId="0BD74FFE">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param.RTU.slaveId = 2        # 从站ID</w:t>
      </w:r>
    </w:p>
    <w:p w14:paraId="5E246C08">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param.RTU.port = 2           # 串口号控制器都是接到串口2</w:t>
      </w:r>
    </w:p>
    <w:p w14:paraId="365167EB">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param.RTU.baudrate = 115200  # 波特率</w:t>
      </w:r>
    </w:p>
    <w:p w14:paraId="6C0C6342">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param.RTU.checkBit = "None"  # 校验位</w:t>
      </w:r>
    </w:p>
    <w:p w14:paraId="3248C05B">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param.RTU.dataBit = 8        # 数据位</w:t>
      </w:r>
    </w:p>
    <w:p w14:paraId="2C0833C2">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param.RTU.stopBit = 1        # 停止位</w:t>
      </w:r>
    </w:p>
    <w:p w14:paraId="51B66501">
      <w:pPr>
        <w:widowControl/>
        <w:spacing w:line="360" w:lineRule="atLeast"/>
        <w:jc w:val="left"/>
        <w:rPr>
          <w:rFonts w:hint="default" w:ascii="Times New Roman" w:hAnsi="Times New Roman" w:eastAsia="宋体" w:cs="Times New Roman"/>
          <w:color w:val="000000"/>
          <w:kern w:val="0"/>
          <w:sz w:val="24"/>
        </w:rPr>
      </w:pPr>
    </w:p>
    <w:p w14:paraId="5D4DB4CC">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2 写入主站参数</w:t>
      </w:r>
    </w:p>
    <w:p w14:paraId="091DE35C">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ret = nrc.modbus_set_master_parameter(arm_test.socket_fd, master_id, param)</w:t>
      </w:r>
    </w:p>
    <w:p w14:paraId="5AA7ED74">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arm_test.logger.info(f"设置Modbus RTU参数返回值(ret) = {ret}")</w:t>
      </w:r>
    </w:p>
    <w:p w14:paraId="774D5B58">
      <w:pPr>
        <w:widowControl/>
        <w:spacing w:line="360" w:lineRule="atLeast"/>
        <w:jc w:val="left"/>
        <w:rPr>
          <w:rFonts w:hint="default" w:ascii="Times New Roman" w:hAnsi="Times New Roman" w:eastAsia="宋体" w:cs="Times New Roman"/>
          <w:color w:val="000000"/>
          <w:kern w:val="0"/>
          <w:sz w:val="24"/>
        </w:rPr>
      </w:pPr>
    </w:p>
    <w:p w14:paraId="6DB647DC">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if ret != nrc.SUCCESS:</w:t>
      </w:r>
    </w:p>
    <w:p w14:paraId="04EFBDBC">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arm_test.logger.error("设置Modbus RTU参数失败")</w:t>
      </w:r>
    </w:p>
    <w:p w14:paraId="7C4E7DAE">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else:</w:t>
      </w:r>
    </w:p>
    <w:p w14:paraId="4491F57E">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arm_test.logger.info("设置Modbus RTU参数成功")</w:t>
      </w:r>
      <w:r>
        <w:rPr>
          <w:rFonts w:hint="default" w:ascii="Times New Roman" w:hAnsi="Times New Roman" w:eastAsia="宋体" w:cs="Times New Roman"/>
          <w:kern w:val="0"/>
          <w:sz w:val="24"/>
        </w:rPr>
        <w:pict>
          <v:rect id="_x0000_i1070" o:spt="1" style="height:1.5pt;width:0pt;" fillcolor="#000000" filled="t" stroked="f" coordsize="21600,21600" o:hr="t" o:hrstd="t" o:hrnoshade="t" o:hralign="center">
            <v:path/>
            <v:fill on="t" focussize="0,0"/>
            <v:stroke on="f"/>
            <v:imagedata o:title=""/>
            <o:lock v:ext="edit"/>
            <w10:wrap type="none"/>
            <w10:anchorlock/>
          </v:rect>
        </w:pict>
      </w:r>
    </w:p>
    <w:p w14:paraId="66589E0F">
      <w:pPr>
        <w:pStyle w:val="6"/>
        <w:rPr>
          <w:rFonts w:hint="default" w:ascii="Times New Roman" w:hAnsi="Times New Roman" w:eastAsia="宋体" w:cs="Times New Roman"/>
        </w:rPr>
      </w:pPr>
      <w:bookmarkStart w:id="79" w:name="_Toc10283"/>
      <w:r>
        <w:rPr>
          <w:rFonts w:hint="default" w:ascii="Times New Roman" w:hAnsi="Times New Roman" w:eastAsia="宋体" w:cs="Times New Roman"/>
        </w:rPr>
        <w:t>4.1</w:t>
      </w:r>
      <w:r>
        <w:rPr>
          <w:rFonts w:hint="default" w:ascii="Times New Roman" w:hAnsi="Times New Roman" w:eastAsia="宋体" w:cs="Times New Roman"/>
        </w:rPr>
        <w:t>4</w:t>
      </w:r>
      <w:r>
        <w:rPr>
          <w:rFonts w:hint="default" w:ascii="Times New Roman" w:hAnsi="Times New Roman" w:eastAsia="宋体" w:cs="Times New Roman"/>
        </w:rPr>
        <w:t>.</w:t>
      </w:r>
      <w:r>
        <w:rPr>
          <w:rFonts w:hint="default" w:ascii="Times New Roman" w:hAnsi="Times New Roman" w:eastAsia="宋体" w:cs="Times New Roman"/>
        </w:rPr>
        <w:t xml:space="preserve">2 modbus_open_master </w:t>
      </w:r>
      <w:r>
        <w:rPr>
          <w:rFonts w:hint="default" w:ascii="Times New Roman" w:hAnsi="Times New Roman" w:eastAsia="宋体" w:cs="Times New Roman"/>
          <w:lang w:val="en-US" w:eastAsia="zh-CN"/>
        </w:rPr>
        <w:t xml:space="preserve"> - </w:t>
      </w:r>
      <w:r>
        <w:rPr>
          <w:rFonts w:hint="default" w:ascii="Times New Roman" w:hAnsi="Times New Roman" w:eastAsia="宋体" w:cs="Times New Roman"/>
        </w:rPr>
        <w:t>打开 Modbus 主站</w:t>
      </w:r>
      <w:bookmarkEnd w:id="79"/>
    </w:p>
    <w:p w14:paraId="6E7D8A36">
      <w:pPr>
        <w:rPr>
          <w:rFonts w:hint="default" w:ascii="Times New Roman" w:hAnsi="Times New Roman" w:eastAsia="宋体" w:cs="Times New Roman"/>
        </w:rPr>
      </w:pPr>
      <w:r>
        <w:rPr>
          <w:rFonts w:hint="default" w:ascii="Times New Roman" w:hAnsi="Times New Roman" w:eastAsia="宋体" w:cs="Times New Roman"/>
          <w:b/>
          <w:bCs/>
        </w:rPr>
        <w:t>方法</w:t>
      </w:r>
      <w:r>
        <w:rPr>
          <w:rFonts w:hint="default" w:ascii="Times New Roman" w:hAnsi="Times New Roman" w:eastAsia="宋体" w:cs="Times New Roman"/>
        </w:rPr>
        <w:t>：</w:t>
      </w:r>
      <w:r>
        <w:rPr>
          <w:rFonts w:hint="default" w:ascii="Times New Roman" w:hAnsi="Times New Roman" w:eastAsia="宋体" w:cs="Times New Roman"/>
        </w:rPr>
        <w:t>modbus_open_master</w:t>
      </w:r>
    </w:p>
    <w:p w14:paraId="612C224A">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752C67A4">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socketFd：连接句柄</w:t>
      </w:r>
      <w:r>
        <w:rPr>
          <w:rFonts w:hint="default" w:ascii="Times New Roman" w:hAnsi="Times New Roman" w:eastAsia="宋体" w:cs="Times New Roman"/>
          <w:color w:val="000000"/>
          <w:kern w:val="0"/>
          <w:sz w:val="24"/>
        </w:rPr>
        <w:t xml:space="preserve"> </w:t>
      </w:r>
    </w:p>
    <w:p w14:paraId="4390FAF6">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master_id：主站 ID（0~8）</w:t>
      </w:r>
    </w:p>
    <w:p w14:paraId="75F7277A">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25B27B2B">
      <w:pPr>
        <w:widowControl/>
        <w:numPr>
          <w:ilvl w:val="0"/>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4B2BE03C">
      <w:pPr>
        <w:widowControl/>
        <w:numPr>
          <w:ilvl w:val="1"/>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6D463FCD">
      <w:pPr>
        <w:widowControl/>
        <w:numPr>
          <w:ilvl w:val="1"/>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3B0A8BCA">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在打开前先配置Modbus RTU 参数</w:t>
      </w:r>
    </w:p>
    <w:p w14:paraId="1EA1A904">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Python</w:t>
      </w:r>
    </w:p>
    <w:p w14:paraId="133D67B8">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打开 Modbus 主站</w:t>
      </w:r>
    </w:p>
    <w:p w14:paraId="35C0A8DB">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ret = nrc.modbus_open_master(arm_test.socket_fd, master_id)</w:t>
      </w:r>
    </w:p>
    <w:p w14:paraId="3B1A9713">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arm_test.logger.info(f"打开Modbus主站返回值(ret) = {ret}")</w:t>
      </w:r>
    </w:p>
    <w:p w14:paraId="0622929E">
      <w:pPr>
        <w:widowControl/>
        <w:spacing w:line="360" w:lineRule="atLeast"/>
        <w:jc w:val="left"/>
        <w:rPr>
          <w:rFonts w:hint="default" w:ascii="Times New Roman" w:hAnsi="Times New Roman" w:eastAsia="宋体" w:cs="Times New Roman"/>
          <w:color w:val="000000"/>
          <w:kern w:val="0"/>
          <w:sz w:val="24"/>
        </w:rPr>
      </w:pPr>
    </w:p>
    <w:p w14:paraId="775F5B49">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if ret != nrc.SUCCESS:</w:t>
      </w:r>
    </w:p>
    <w:p w14:paraId="203DFFF3">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arm_test.logger.error("打开Modbus主站失败")</w:t>
      </w:r>
    </w:p>
    <w:p w14:paraId="0590CDA5">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else:</w:t>
      </w:r>
    </w:p>
    <w:p w14:paraId="1F2DE78B">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arm_test.logger.info("打开Modbus主站成功")</w:t>
      </w:r>
    </w:p>
    <w:p w14:paraId="3F18869A">
      <w:pPr>
        <w:widowControl/>
        <w:spacing w:line="360" w:lineRule="atLeast"/>
        <w:jc w:val="left"/>
        <w:rPr>
          <w:rFonts w:hint="default" w:ascii="Times New Roman" w:hAnsi="Times New Roman" w:eastAsia="宋体" w:cs="Times New Roman"/>
          <w:color w:val="000000"/>
          <w:kern w:val="0"/>
          <w:sz w:val="24"/>
        </w:rPr>
      </w:pPr>
    </w:p>
    <w:p w14:paraId="224AABB8">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time.sleep(1)</w:t>
      </w:r>
    </w:p>
    <w:p w14:paraId="73AB4639">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kern w:val="0"/>
          <w:sz w:val="24"/>
        </w:rPr>
        <w:pict>
          <v:rect id="_x0000_i1071" o:spt="1" style="height:1.5pt;width:0pt;" fillcolor="#000000" filled="t" stroked="f" coordsize="21600,21600" o:hr="t" o:hrstd="t" o:hrnoshade="t" o:hralign="center">
            <v:path/>
            <v:fill on="t" focussize="0,0"/>
            <v:stroke on="f"/>
            <v:imagedata o:title=""/>
            <o:lock v:ext="edit"/>
            <w10:wrap type="none"/>
            <w10:anchorlock/>
          </v:rect>
        </w:pict>
      </w:r>
    </w:p>
    <w:p w14:paraId="36EFB91E">
      <w:pPr>
        <w:pStyle w:val="6"/>
        <w:rPr>
          <w:rFonts w:hint="default" w:ascii="Times New Roman" w:hAnsi="Times New Roman" w:eastAsia="宋体" w:cs="Times New Roman"/>
        </w:rPr>
      </w:pPr>
      <w:bookmarkStart w:id="80" w:name="_Toc25727"/>
      <w:r>
        <w:rPr>
          <w:rFonts w:hint="default" w:ascii="Times New Roman" w:hAnsi="Times New Roman" w:eastAsia="宋体" w:cs="Times New Roman"/>
        </w:rPr>
        <w:t>4.1</w:t>
      </w:r>
      <w:r>
        <w:rPr>
          <w:rFonts w:hint="default" w:ascii="Times New Roman" w:hAnsi="Times New Roman" w:eastAsia="宋体" w:cs="Times New Roman"/>
        </w:rPr>
        <w:t>4</w:t>
      </w:r>
      <w:r>
        <w:rPr>
          <w:rFonts w:hint="default" w:ascii="Times New Roman" w:hAnsi="Times New Roman" w:eastAsia="宋体" w:cs="Times New Roman"/>
        </w:rPr>
        <w:t>.</w:t>
      </w:r>
      <w:r>
        <w:rPr>
          <w:rFonts w:hint="default" w:ascii="Times New Roman" w:hAnsi="Times New Roman" w:eastAsia="宋体" w:cs="Times New Roman"/>
        </w:rPr>
        <w:t>3</w:t>
      </w:r>
      <w:r>
        <w:rPr>
          <w:rFonts w:hint="default" w:ascii="Times New Roman" w:hAnsi="Times New Roman" w:eastAsia="宋体" w:cs="Times New Roman"/>
        </w:rPr>
        <w:t xml:space="preserve"> modbus_write_multiple_holding_registers(socketFd, id, address, data):</w:t>
      </w:r>
      <w:r>
        <w:rPr>
          <w:rFonts w:hint="default" w:ascii="Times New Roman" w:hAnsi="Times New Roman" w:eastAsia="宋体" w:cs="Times New Roman"/>
        </w:rPr>
        <w:t xml:space="preserve"> 写多个保持寄存器</w:t>
      </w:r>
      <w:bookmarkEnd w:id="80"/>
    </w:p>
    <w:p w14:paraId="259D88CB">
      <w:pPr>
        <w:rPr>
          <w:rFonts w:hint="default" w:ascii="Times New Roman" w:hAnsi="Times New Roman" w:eastAsia="宋体" w:cs="Times New Roman"/>
        </w:rPr>
      </w:pPr>
      <w:r>
        <w:rPr>
          <w:rFonts w:hint="default" w:ascii="Times New Roman" w:hAnsi="Times New Roman" w:eastAsia="宋体" w:cs="Times New Roman"/>
          <w:b/>
          <w:bCs/>
        </w:rPr>
        <w:t>方法</w:t>
      </w:r>
      <w:r>
        <w:rPr>
          <w:rFonts w:hint="default" w:ascii="Times New Roman" w:hAnsi="Times New Roman" w:eastAsia="宋体" w:cs="Times New Roman"/>
        </w:rPr>
        <w:t>：</w:t>
      </w:r>
      <w:r>
        <w:rPr>
          <w:rFonts w:hint="default" w:ascii="Times New Roman" w:hAnsi="Times New Roman" w:eastAsia="宋体" w:cs="Times New Roman"/>
        </w:rPr>
        <w:t>modbus_write_multiple_holding_registers</w:t>
      </w:r>
    </w:p>
    <w:p w14:paraId="2795A5DF">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3309127C">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w:t>
      </w:r>
      <w:r>
        <w:rPr>
          <w:rFonts w:hint="default" w:ascii="Times New Roman" w:hAnsi="Times New Roman" w:eastAsia="宋体" w:cs="Times New Roman"/>
          <w:color w:val="000000"/>
          <w:kern w:val="0"/>
          <w:sz w:val="24"/>
        </w:rPr>
        <w:t xml:space="preserve">：连接句柄 </w:t>
      </w:r>
    </w:p>
    <w:p w14:paraId="7E16FAE8">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master_id：主站 ID（0~8）</w:t>
      </w:r>
    </w:p>
    <w:p w14:paraId="422CDAFB">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rPr>
        <w:t>address</w:t>
      </w:r>
      <w:r>
        <w:rPr>
          <w:rFonts w:hint="default" w:ascii="Times New Roman" w:hAnsi="Times New Roman" w:eastAsia="宋体" w:cs="Times New Roman"/>
          <w:color w:val="000000"/>
          <w:kern w:val="0"/>
          <w:sz w:val="24"/>
        </w:rPr>
        <w:t>：寄存器起始地址</w:t>
      </w:r>
      <w:r>
        <w:rPr>
          <w:rFonts w:hint="default" w:ascii="Times New Roman" w:hAnsi="Times New Roman" w:eastAsia="宋体" w:cs="Times New Roman"/>
          <w:color w:val="000000"/>
          <w:kern w:val="0"/>
          <w:sz w:val="24"/>
        </w:rPr>
        <w:t>・</w:t>
      </w:r>
    </w:p>
    <w:p w14:paraId="39315DDA">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ab/>
      </w:r>
      <w:r>
        <w:rPr>
          <w:rFonts w:hint="default" w:ascii="Times New Roman" w:hAnsi="Times New Roman" w:eastAsia="宋体" w:cs="Times New Roman"/>
          <w:color w:val="000000"/>
          <w:kern w:val="0"/>
          <w:sz w:val="24"/>
        </w:rPr>
        <w:t>data</w:t>
      </w:r>
      <w:r>
        <w:rPr>
          <w:rFonts w:hint="default" w:ascii="Times New Roman" w:hAnsi="Times New Roman" w:eastAsia="宋体" w:cs="Times New Roman"/>
          <w:color w:val="000000"/>
          <w:kern w:val="0"/>
          <w:sz w:val="24"/>
        </w:rPr>
        <w:t>：待写入的数据列表</w:t>
      </w:r>
    </w:p>
    <w:p w14:paraId="0D67B93B">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5F39C561">
      <w:pPr>
        <w:widowControl/>
        <w:numPr>
          <w:ilvl w:val="0"/>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4655F5E0">
      <w:pPr>
        <w:widowControl/>
        <w:numPr>
          <w:ilvl w:val="1"/>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6AC671D5">
      <w:pPr>
        <w:widowControl/>
        <w:numPr>
          <w:ilvl w:val="1"/>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5A09E1F4">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p>
    <w:p w14:paraId="482E24EF">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Python</w:t>
      </w:r>
    </w:p>
    <w:p w14:paraId="0A6DBB89">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control_data = [20000, 0, 0, 0, 0]</w:t>
      </w:r>
    </w:p>
    <w:p w14:paraId="2EC03E07">
      <w:pPr>
        <w:widowControl/>
        <w:spacing w:line="360" w:lineRule="atLeast"/>
        <w:jc w:val="left"/>
        <w:rPr>
          <w:rFonts w:hint="default" w:ascii="Times New Roman" w:hAnsi="Times New Roman" w:eastAsia="宋体" w:cs="Times New Roman"/>
          <w:color w:val="000000"/>
          <w:kern w:val="0"/>
          <w:sz w:val="24"/>
        </w:rPr>
      </w:pPr>
    </w:p>
    <w:p w14:paraId="2018626B">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ret = nrc.modbus_write_multiple_holding_registers(</w:t>
      </w:r>
    </w:p>
    <w:p w14:paraId="62846E79">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socketFd,</w:t>
      </w:r>
    </w:p>
    <w:p w14:paraId="0D8EFC5D">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master_id,</w:t>
      </w:r>
    </w:p>
    <w:p w14:paraId="41743E8C">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1135,        # 起始地址</w:t>
      </w:r>
    </w:p>
    <w:p w14:paraId="239054A2">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control_data # 数据</w:t>
      </w:r>
    </w:p>
    <w:p w14:paraId="730B812C">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w:t>
      </w:r>
    </w:p>
    <w:p w14:paraId="1B676947">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if ret != nrc.SUCCESS:</w:t>
      </w:r>
    </w:p>
    <w:p w14:paraId="693E78AC">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print("写多个寄存器失败")</w:t>
      </w:r>
    </w:p>
    <w:p w14:paraId="1CA83AF3">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return</w:t>
      </w:r>
    </w:p>
    <w:p w14:paraId="7CEA354B">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print("写多个寄存器成功")</w:t>
      </w:r>
    </w:p>
    <w:p w14:paraId="400B8737">
      <w:pPr>
        <w:widowControl/>
        <w:spacing w:line="360" w:lineRule="atLeast"/>
        <w:jc w:val="left"/>
        <w:rPr>
          <w:rFonts w:hint="default" w:ascii="Times New Roman" w:hAnsi="Times New Roman" w:eastAsia="宋体" w:cs="Times New Roman"/>
          <w:color w:val="000000"/>
          <w:kern w:val="0"/>
          <w:sz w:val="24"/>
        </w:rPr>
      </w:pPr>
    </w:p>
    <w:p w14:paraId="7F2D133B">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time.sleep(1)</w:t>
      </w:r>
    </w:p>
    <w:p w14:paraId="2D4BAFC1">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kern w:val="0"/>
          <w:sz w:val="24"/>
        </w:rPr>
        <w:pict>
          <v:rect id="_x0000_i1072" o:spt="1" style="height:1.5pt;width:0pt;" fillcolor="#000000" filled="t" stroked="f" coordsize="21600,21600" o:hr="t" o:hrstd="t" o:hrnoshade="t" o:hralign="center">
            <v:path/>
            <v:fill on="t" focussize="0,0"/>
            <v:stroke on="f"/>
            <v:imagedata o:title=""/>
            <o:lock v:ext="edit"/>
            <w10:wrap type="none"/>
            <w10:anchorlock/>
          </v:rect>
        </w:pict>
      </w:r>
    </w:p>
    <w:p w14:paraId="2C2A721C">
      <w:pPr>
        <w:pStyle w:val="6"/>
        <w:rPr>
          <w:rFonts w:hint="default" w:ascii="Times New Roman" w:hAnsi="Times New Roman" w:eastAsia="宋体" w:cs="Times New Roman"/>
        </w:rPr>
      </w:pPr>
      <w:bookmarkStart w:id="81" w:name="_Toc6375"/>
      <w:r>
        <w:rPr>
          <w:rFonts w:hint="default" w:ascii="Times New Roman" w:hAnsi="Times New Roman" w:eastAsia="宋体" w:cs="Times New Roman"/>
        </w:rPr>
        <w:t>4.1</w:t>
      </w:r>
      <w:r>
        <w:rPr>
          <w:rFonts w:hint="default" w:ascii="Times New Roman" w:hAnsi="Times New Roman" w:eastAsia="宋体" w:cs="Times New Roman"/>
        </w:rPr>
        <w:t>4</w:t>
      </w:r>
      <w:r>
        <w:rPr>
          <w:rFonts w:hint="default" w:ascii="Times New Roman" w:hAnsi="Times New Roman" w:eastAsia="宋体" w:cs="Times New Roman"/>
        </w:rPr>
        <w:t>.</w:t>
      </w:r>
      <w:r>
        <w:rPr>
          <w:rFonts w:hint="default" w:ascii="Times New Roman" w:hAnsi="Times New Roman" w:eastAsia="宋体" w:cs="Times New Roman"/>
        </w:rPr>
        <w:t xml:space="preserve">4 </w:t>
      </w:r>
      <w:r>
        <w:rPr>
          <w:rFonts w:hint="default" w:ascii="Times New Roman" w:hAnsi="Times New Roman" w:eastAsia="宋体" w:cs="Times New Roman"/>
        </w:rPr>
        <w:t>modbus_read_holding_registers</w:t>
      </w:r>
      <w:r>
        <w:rPr>
          <w:rFonts w:hint="default" w:ascii="Times New Roman" w:hAnsi="Times New Roman" w:eastAsia="宋体" w:cs="Times New Roman"/>
          <w:lang w:val="en-US" w:eastAsia="zh-CN"/>
        </w:rPr>
        <w:t xml:space="preserve"> - </w:t>
      </w:r>
      <w:r>
        <w:rPr>
          <w:rFonts w:hint="default" w:ascii="Times New Roman" w:hAnsi="Times New Roman" w:eastAsia="宋体" w:cs="Times New Roman"/>
        </w:rPr>
        <w:t>Modbus RTU 读取多个保持寄存器</w:t>
      </w:r>
      <w:bookmarkEnd w:id="81"/>
    </w:p>
    <w:p w14:paraId="73686C91">
      <w:pPr>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rPr>
        <w:t>modbus_read_holding_registers</w:t>
      </w:r>
    </w:p>
    <w:p w14:paraId="0819F30F">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668E4E01">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socketfd</w:t>
      </w:r>
      <w:r>
        <w:rPr>
          <w:rFonts w:hint="default" w:ascii="Times New Roman" w:hAnsi="Times New Roman" w:eastAsia="宋体" w:cs="Times New Roman"/>
          <w:color w:val="000000"/>
          <w:kern w:val="0"/>
          <w:sz w:val="24"/>
        </w:rPr>
        <w:t xml:space="preserve">：连接句柄 </w:t>
      </w:r>
    </w:p>
    <w:p w14:paraId="7C53681B">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id：主站 ID（0~8）</w:t>
      </w:r>
    </w:p>
    <w:p w14:paraId="26CDDBA8">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address</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寄存器起始地址</w:t>
      </w:r>
    </w:p>
    <w:p w14:paraId="392ED241">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quantity</w:t>
      </w:r>
      <w:r>
        <w:rPr>
          <w:rFonts w:hint="default" w:ascii="Times New Roman" w:hAnsi="Times New Roman" w:eastAsia="宋体" w:cs="Times New Roman"/>
          <w:color w:val="000000"/>
          <w:kern w:val="0"/>
          <w:sz w:val="24"/>
        </w:rPr>
        <w:t xml:space="preserve">: </w:t>
      </w:r>
      <w:r>
        <w:rPr>
          <w:rFonts w:hint="default" w:ascii="Times New Roman" w:hAnsi="Times New Roman" w:eastAsia="宋体" w:cs="Times New Roman"/>
          <w:color w:val="000000"/>
          <w:kern w:val="0"/>
          <w:sz w:val="24"/>
        </w:rPr>
        <w:t>要读取的寄存器个数</w:t>
      </w:r>
    </w:p>
    <w:p w14:paraId="21D232B3">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data</w:t>
      </w:r>
      <w:r>
        <w:rPr>
          <w:rFonts w:hint="default" w:ascii="Times New Roman" w:hAnsi="Times New Roman" w:eastAsia="宋体" w:cs="Times New Roman"/>
          <w:color w:val="000000"/>
          <w:kern w:val="0"/>
          <w:sz w:val="24"/>
        </w:rPr>
        <w:t>:  读取到的数据（输出向量）</w:t>
      </w:r>
    </w:p>
    <w:p w14:paraId="42707BA5">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70444AF2">
      <w:pPr>
        <w:widowControl/>
        <w:numPr>
          <w:ilvl w:val="0"/>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06FC163C">
      <w:pPr>
        <w:widowControl/>
        <w:numPr>
          <w:ilvl w:val="1"/>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0FEDBA11">
      <w:pPr>
        <w:widowControl/>
        <w:numPr>
          <w:ilvl w:val="1"/>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2E07CF7B">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b/>
          <w:bCs/>
          <w:color w:val="000000"/>
          <w:kern w:val="0"/>
          <w:sz w:val="24"/>
        </w:rPr>
        <w:t>：</w:t>
      </w:r>
    </w:p>
    <w:p w14:paraId="1CC551B1">
      <w:pPr>
        <w:widowControl/>
        <w:spacing w:line="360" w:lineRule="atLeast"/>
        <w:jc w:val="left"/>
        <w:rPr>
          <w:rFonts w:hint="default" w:ascii="Times New Roman" w:hAnsi="Times New Roman" w:eastAsia="宋体" w:cs="Times New Roman"/>
        </w:rPr>
      </w:pPr>
      <w:r>
        <w:rPr>
          <w:rFonts w:hint="default" w:ascii="Times New Roman" w:hAnsi="Times New Roman" w:eastAsia="宋体" w:cs="Times New Roman"/>
          <w:color w:val="000000"/>
          <w:kern w:val="0"/>
          <w:sz w:val="24"/>
        </w:rPr>
        <w:t>Python</w:t>
      </w:r>
      <w:r>
        <w:rPr>
          <w:rFonts w:hint="default" w:ascii="Times New Roman" w:hAnsi="Times New Roman" w:eastAsia="宋体" w:cs="Times New Roman"/>
        </w:rPr>
        <w:t xml:space="preserve"> </w:t>
      </w:r>
    </w:p>
    <w:p w14:paraId="3D436B5F">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读取寄存器验证</w:t>
      </w:r>
    </w:p>
    <w:p w14:paraId="5E7AE9F6">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read_back = nrc.VectorInt()</w:t>
      </w:r>
    </w:p>
    <w:p w14:paraId="2C6E6307">
      <w:pPr>
        <w:widowControl/>
        <w:spacing w:line="360" w:lineRule="atLeast"/>
        <w:jc w:val="left"/>
        <w:rPr>
          <w:rFonts w:hint="default" w:ascii="Times New Roman" w:hAnsi="Times New Roman" w:eastAsia="宋体" w:cs="Times New Roman"/>
          <w:color w:val="000000"/>
          <w:kern w:val="0"/>
          <w:sz w:val="24"/>
        </w:rPr>
      </w:pPr>
    </w:p>
    <w:p w14:paraId="21D9C329">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ret = nrc.modbus_read_holding_registers(</w:t>
      </w:r>
    </w:p>
    <w:p w14:paraId="3A20B78A">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arm_test.socket_fd,</w:t>
      </w:r>
    </w:p>
    <w:p w14:paraId="142DF317">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master_id,</w:t>
      </w:r>
    </w:p>
    <w:p w14:paraId="41D3778C">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1155,  # 起始地址</w:t>
      </w:r>
    </w:p>
    <w:p w14:paraId="689E068E">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5,     # 读取数量</w:t>
      </w:r>
    </w:p>
    <w:p w14:paraId="116E677B">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read_back</w:t>
      </w:r>
    </w:p>
    <w:p w14:paraId="538490C1">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w:t>
      </w:r>
    </w:p>
    <w:p w14:paraId="1FB2295C">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arm_test.logger.info(f"读取寄存器返回值(ret) = {ret}")</w:t>
      </w:r>
    </w:p>
    <w:p w14:paraId="10E981D2">
      <w:pPr>
        <w:widowControl/>
        <w:spacing w:line="360" w:lineRule="atLeast"/>
        <w:jc w:val="left"/>
        <w:rPr>
          <w:rFonts w:hint="default" w:ascii="Times New Roman" w:hAnsi="Times New Roman" w:eastAsia="宋体" w:cs="Times New Roman"/>
          <w:color w:val="000000"/>
          <w:kern w:val="0"/>
          <w:sz w:val="24"/>
        </w:rPr>
      </w:pPr>
    </w:p>
    <w:p w14:paraId="69260F22">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if ret != nrc.SUCCESS:</w:t>
      </w:r>
    </w:p>
    <w:p w14:paraId="741F6DE1">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arm_test.logger.error("读取寄存器失败")</w:t>
      </w:r>
    </w:p>
    <w:p w14:paraId="74C74B78">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else:</w:t>
      </w:r>
    </w:p>
    <w:p w14:paraId="1CA728D1">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arm_test.logger.info("读取寄存器成功")</w:t>
      </w:r>
    </w:p>
    <w:p w14:paraId="53D594E5">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arm_test.logger.info(f"[结果] 读取数据：{list(read_back)}")</w:t>
      </w:r>
    </w:p>
    <w:p w14:paraId="7CAF6916">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arm_test.logger.info("[完成] 灵巧手 Modbus RTU Demo 执行完毕！")</w:t>
      </w:r>
    </w:p>
    <w:p w14:paraId="3265D5BB">
      <w:pPr>
        <w:widowControl/>
        <w:spacing w:line="360" w:lineRule="atLeast"/>
        <w:jc w:val="left"/>
        <w:rPr>
          <w:rFonts w:hint="default" w:ascii="Times New Roman" w:hAnsi="Times New Roman" w:eastAsia="宋体" w:cs="Times New Roman"/>
          <w:color w:val="000000"/>
          <w:kern w:val="0"/>
          <w:sz w:val="24"/>
        </w:rPr>
      </w:pPr>
    </w:p>
    <w:p w14:paraId="705F752A">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kern w:val="0"/>
          <w:sz w:val="24"/>
        </w:rPr>
        <w:pict>
          <v:rect id="_x0000_i1073" o:spt="1" style="height:1.5pt;width:0pt;" fillcolor="#000000" filled="t" stroked="f" coordsize="21600,21600" o:hr="t" o:hrstd="t" o:hrnoshade="t" o:hralign="center">
            <v:path/>
            <v:fill on="t" focussize="0,0"/>
            <v:stroke on="f"/>
            <v:imagedata o:title=""/>
            <o:lock v:ext="edit"/>
            <w10:wrap type="none"/>
            <w10:anchorlock/>
          </v:rect>
        </w:pict>
      </w:r>
    </w:p>
    <w:p w14:paraId="1787DC86">
      <w:pPr>
        <w:pStyle w:val="4"/>
        <w:rPr>
          <w:rFonts w:hint="default" w:ascii="Times New Roman" w:hAnsi="Times New Roman" w:eastAsia="宋体" w:cs="Times New Roman"/>
        </w:rPr>
      </w:pPr>
      <w:bookmarkStart w:id="82" w:name="_Toc12339"/>
      <w:r>
        <w:rPr>
          <w:rFonts w:hint="default" w:ascii="Times New Roman" w:hAnsi="Times New Roman" w:eastAsia="宋体" w:cs="Times New Roman"/>
        </w:rPr>
        <w:t>4.15 队列运动接口</w:t>
      </w:r>
      <w:bookmarkEnd w:id="82"/>
    </w:p>
    <w:p w14:paraId="5E3ED87B">
      <w:pPr>
        <w:pStyle w:val="6"/>
        <w:rPr>
          <w:rFonts w:hint="default" w:ascii="Times New Roman" w:hAnsi="Times New Roman" w:eastAsia="宋体" w:cs="Times New Roman"/>
        </w:rPr>
      </w:pPr>
      <w:bookmarkStart w:id="83" w:name="_Toc15030"/>
      <w:r>
        <w:rPr>
          <w:rFonts w:hint="default" w:ascii="Times New Roman" w:hAnsi="Times New Roman" w:eastAsia="宋体" w:cs="Times New Roman"/>
        </w:rPr>
        <w:t>4.</w:t>
      </w:r>
      <w:r>
        <w:rPr>
          <w:rFonts w:hint="default" w:ascii="Times New Roman" w:hAnsi="Times New Roman" w:eastAsia="宋体" w:cs="Times New Roman"/>
        </w:rPr>
        <w:t xml:space="preserve">15.1 </w:t>
      </w:r>
      <w:r>
        <w:rPr>
          <w:rFonts w:hint="default" w:ascii="Times New Roman" w:hAnsi="Times New Roman" w:eastAsia="宋体" w:cs="Times New Roman"/>
        </w:rPr>
        <w:t>queue_motion_set_status</w:t>
      </w:r>
      <w:r>
        <w:rPr>
          <w:rFonts w:hint="default" w:ascii="Times New Roman" w:hAnsi="Times New Roman" w:eastAsia="宋体" w:cs="Times New Roman"/>
        </w:rPr>
        <w:t xml:space="preserve"> </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打开队列运动模式</w:t>
      </w:r>
      <w:bookmarkEnd w:id="83"/>
    </w:p>
    <w:p w14:paraId="2C03C0AD">
      <w:pPr>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rPr>
        <w:t>queue_motion_set_status</w:t>
      </w:r>
      <w:r>
        <w:rPr>
          <w:rFonts w:hint="default" w:ascii="Times New Roman" w:hAnsi="Times New Roman" w:eastAsia="宋体" w:cs="Times New Roman"/>
        </w:rPr>
        <w:t>（socketFd,</w:t>
      </w:r>
      <w:r>
        <w:rPr>
          <w:rFonts w:hint="default" w:ascii="Times New Roman" w:hAnsi="Times New Roman" w:eastAsia="宋体" w:cs="Times New Roman"/>
        </w:rPr>
        <w:t xml:space="preserve"> status</w:t>
      </w:r>
      <w:r>
        <w:rPr>
          <w:rFonts w:hint="default" w:ascii="Times New Roman" w:hAnsi="Times New Roman" w:eastAsia="宋体" w:cs="Times New Roman"/>
        </w:rPr>
        <w:t>）</w:t>
      </w:r>
    </w:p>
    <w:p w14:paraId="27036618">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487077DE">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socketfd</w:t>
      </w:r>
      <w:r>
        <w:rPr>
          <w:rFonts w:hint="default" w:ascii="Times New Roman" w:hAnsi="Times New Roman" w:eastAsia="宋体" w:cs="Times New Roman"/>
          <w:color w:val="000000"/>
          <w:kern w:val="0"/>
          <w:sz w:val="24"/>
        </w:rPr>
        <w:t xml:space="preserve">：连接句柄 </w:t>
      </w:r>
    </w:p>
    <w:p w14:paraId="1DB34EA0">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status</w:t>
      </w:r>
      <w:r>
        <w:rPr>
          <w:rFonts w:hint="default" w:ascii="Times New Roman" w:hAnsi="Times New Roman" w:eastAsia="宋体" w:cs="Times New Roman"/>
          <w:color w:val="000000"/>
          <w:kern w:val="0"/>
          <w:sz w:val="24"/>
        </w:rPr>
        <w:t>：bool型True打开，False关闭</w:t>
      </w:r>
    </w:p>
    <w:p w14:paraId="6DC7C33F">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239A2C98">
      <w:pPr>
        <w:widowControl/>
        <w:numPr>
          <w:ilvl w:val="0"/>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6CAD7B7D">
      <w:pPr>
        <w:widowControl/>
        <w:numPr>
          <w:ilvl w:val="1"/>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5667540F">
      <w:pPr>
        <w:widowControl/>
        <w:numPr>
          <w:ilvl w:val="1"/>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5510A1C8">
      <w:pPr>
        <w:widowControl/>
        <w:spacing w:line="360" w:lineRule="atLeast"/>
        <w:jc w:val="left"/>
        <w:rPr>
          <w:rFonts w:hint="default" w:ascii="Times New Roman" w:hAnsi="Times New Roman" w:eastAsia="宋体" w:cs="Times New Roman"/>
          <w:b/>
          <w:bCs/>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b/>
          <w:bCs/>
          <w:color w:val="000000"/>
          <w:kern w:val="0"/>
          <w:sz w:val="24"/>
        </w:rPr>
        <w:t>：</w:t>
      </w:r>
    </w:p>
    <w:p w14:paraId="7109751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import nrc_interface as nrc</w:t>
      </w:r>
    </w:p>
    <w:p w14:paraId="12DD79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import time</w:t>
      </w:r>
    </w:p>
    <w:p w14:paraId="558539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72FDB77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建立连接</w:t>
      </w:r>
    </w:p>
    <w:p w14:paraId="0A74BA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 = nrc.connect_robot("192.168.1.13", "6001")</w:t>
      </w:r>
    </w:p>
    <w:p w14:paraId="3B2A8C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nrc.</w:t>
      </w:r>
      <w:r>
        <w:rPr>
          <w:rFonts w:hint="default" w:ascii="Times New Roman" w:hAnsi="Times New Roman" w:eastAsia="宋体" w:cs="Times New Roman"/>
        </w:rPr>
        <w:t xml:space="preserve"> queue_motion_set_status</w:t>
      </w:r>
      <w:r>
        <w:rPr>
          <w:rFonts w:hint="default" w:ascii="Times New Roman" w:hAnsi="Times New Roman" w:eastAsia="宋体" w:cs="Times New Roman"/>
        </w:rPr>
        <w:t>(</w:t>
      </w:r>
      <w:r>
        <w:rPr>
          <w:rFonts w:hint="default" w:ascii="Times New Roman" w:hAnsi="Times New Roman" w:eastAsia="宋体" w:cs="Times New Roman"/>
          <w:color w:val="000000"/>
          <w:kern w:val="0"/>
          <w:sz w:val="24"/>
        </w:rPr>
        <w:t>socket_fd</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 xml:space="preserve"> True</w:t>
      </w:r>
      <w:r>
        <w:rPr>
          <w:rFonts w:hint="default" w:ascii="Times New Roman" w:hAnsi="Times New Roman" w:eastAsia="宋体" w:cs="Times New Roman"/>
        </w:rPr>
        <w:t>)</w:t>
      </w:r>
    </w:p>
    <w:p w14:paraId="31D0ACC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ret = nrc.</w:t>
      </w:r>
      <w:r>
        <w:rPr>
          <w:rFonts w:hint="default" w:ascii="Times New Roman" w:hAnsi="Times New Roman" w:eastAsia="宋体" w:cs="Times New Roman"/>
        </w:rPr>
        <w:t>queue_motion_set_status</w:t>
      </w:r>
      <w:r>
        <w:rPr>
          <w:rFonts w:hint="default" w:ascii="Times New Roman" w:hAnsi="Times New Roman" w:eastAsia="宋体" w:cs="Times New Roman"/>
          <w:color w:val="000000"/>
          <w:kern w:val="0"/>
          <w:sz w:val="24"/>
        </w:rPr>
        <w:t xml:space="preserve"> (socket_fd, mode)</w:t>
      </w:r>
    </w:p>
    <w:p w14:paraId="2D80A8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print(f"设置模式返回值(ret) = {ret}")</w:t>
      </w:r>
    </w:p>
    <w:p w14:paraId="548E4567">
      <w:pPr>
        <w:widowControl/>
        <w:spacing w:line="360" w:lineRule="atLeast"/>
        <w:jc w:val="left"/>
        <w:rPr>
          <w:rFonts w:hint="default" w:ascii="Times New Roman" w:hAnsi="Times New Roman" w:eastAsia="宋体" w:cs="Times New Roman"/>
          <w:color w:val="000000"/>
          <w:kern w:val="0"/>
          <w:sz w:val="24"/>
        </w:rPr>
      </w:pPr>
    </w:p>
    <w:p w14:paraId="5D987ED9">
      <w:pPr>
        <w:pStyle w:val="6"/>
        <w:rPr>
          <w:rFonts w:hint="default" w:ascii="Times New Roman" w:hAnsi="Times New Roman" w:eastAsia="宋体" w:cs="Times New Roman"/>
        </w:rPr>
      </w:pPr>
      <w:bookmarkStart w:id="84" w:name="_Toc8231"/>
      <w:r>
        <w:rPr>
          <w:rFonts w:hint="default" w:ascii="Times New Roman" w:hAnsi="Times New Roman" w:eastAsia="宋体" w:cs="Times New Roman"/>
        </w:rPr>
        <w:t>4.</w:t>
      </w:r>
      <w:r>
        <w:rPr>
          <w:rFonts w:hint="default" w:ascii="Times New Roman" w:hAnsi="Times New Roman" w:eastAsia="宋体" w:cs="Times New Roman"/>
        </w:rPr>
        <w:t xml:space="preserve">15.2 </w:t>
      </w:r>
      <w:r>
        <w:rPr>
          <w:rFonts w:hint="default" w:ascii="Times New Roman" w:hAnsi="Times New Roman" w:eastAsia="宋体" w:cs="Times New Roman"/>
        </w:rPr>
        <w:t>queue_motion_set_status</w:t>
      </w:r>
      <w:r>
        <w:rPr>
          <w:rFonts w:hint="default" w:ascii="Times New Roman" w:hAnsi="Times New Roman" w:eastAsia="宋体" w:cs="Times New Roman"/>
        </w:rPr>
        <w:t xml:space="preserve"> 关闭队列运动模式</w:t>
      </w:r>
      <w:bookmarkEnd w:id="84"/>
    </w:p>
    <w:p w14:paraId="3E4723C6">
      <w:pPr>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rPr>
        <w:t>queue_motion_set_status</w:t>
      </w:r>
      <w:r>
        <w:rPr>
          <w:rFonts w:hint="default" w:ascii="Times New Roman" w:hAnsi="Times New Roman" w:eastAsia="宋体" w:cs="Times New Roman"/>
        </w:rPr>
        <w:t>（socketFd,</w:t>
      </w:r>
      <w:r>
        <w:rPr>
          <w:rFonts w:hint="default" w:ascii="Times New Roman" w:hAnsi="Times New Roman" w:eastAsia="宋体" w:cs="Times New Roman"/>
        </w:rPr>
        <w:t xml:space="preserve"> status</w:t>
      </w:r>
      <w:r>
        <w:rPr>
          <w:rFonts w:hint="default" w:ascii="Times New Roman" w:hAnsi="Times New Roman" w:eastAsia="宋体" w:cs="Times New Roman"/>
        </w:rPr>
        <w:t>）</w:t>
      </w:r>
    </w:p>
    <w:p w14:paraId="4A342DB5">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4ECA5D3B">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socketfd</w:t>
      </w:r>
      <w:r>
        <w:rPr>
          <w:rFonts w:hint="default" w:ascii="Times New Roman" w:hAnsi="Times New Roman" w:eastAsia="宋体" w:cs="Times New Roman"/>
          <w:color w:val="000000"/>
          <w:kern w:val="0"/>
          <w:sz w:val="24"/>
        </w:rPr>
        <w:t xml:space="preserve">：连接句柄 </w:t>
      </w:r>
    </w:p>
    <w:p w14:paraId="44679087">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status</w:t>
      </w:r>
      <w:r>
        <w:rPr>
          <w:rFonts w:hint="default" w:ascii="Times New Roman" w:hAnsi="Times New Roman" w:eastAsia="宋体" w:cs="Times New Roman"/>
          <w:color w:val="000000"/>
          <w:kern w:val="0"/>
          <w:sz w:val="24"/>
        </w:rPr>
        <w:t>：bool型True打开，False关闭</w:t>
      </w:r>
    </w:p>
    <w:p w14:paraId="54205AB1">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7844155C">
      <w:pPr>
        <w:widowControl/>
        <w:numPr>
          <w:ilvl w:val="0"/>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66F45B30">
      <w:pPr>
        <w:widowControl/>
        <w:numPr>
          <w:ilvl w:val="1"/>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475B2883">
      <w:pPr>
        <w:widowControl/>
        <w:numPr>
          <w:ilvl w:val="1"/>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0F2E0EE5">
      <w:pPr>
        <w:widowControl/>
        <w:spacing w:line="360" w:lineRule="atLeast"/>
        <w:jc w:val="left"/>
        <w:rPr>
          <w:rFonts w:hint="default" w:ascii="Times New Roman" w:hAnsi="Times New Roman" w:eastAsia="宋体" w:cs="Times New Roman"/>
          <w:b/>
          <w:bCs/>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b/>
          <w:bCs/>
          <w:color w:val="000000"/>
          <w:kern w:val="0"/>
          <w:sz w:val="24"/>
        </w:rPr>
        <w:t>：</w:t>
      </w:r>
    </w:p>
    <w:p w14:paraId="74FE30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import nrc_interface as nrc</w:t>
      </w:r>
    </w:p>
    <w:p w14:paraId="56A4BD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import time</w:t>
      </w:r>
    </w:p>
    <w:p w14:paraId="09072B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p>
    <w:p w14:paraId="732CD4B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建立连接</w:t>
      </w:r>
    </w:p>
    <w:p w14:paraId="19E8BA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socket_fd = nrc.connect_robot("192.168.1.13", "6001")</w:t>
      </w:r>
    </w:p>
    <w:p w14:paraId="104036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nrc.</w:t>
      </w:r>
      <w:r>
        <w:rPr>
          <w:rFonts w:hint="default" w:ascii="Times New Roman" w:hAnsi="Times New Roman" w:eastAsia="宋体" w:cs="Times New Roman"/>
        </w:rPr>
        <w:t xml:space="preserve"> queue_motion_set_status</w:t>
      </w:r>
      <w:r>
        <w:rPr>
          <w:rFonts w:hint="default" w:ascii="Times New Roman" w:hAnsi="Times New Roman" w:eastAsia="宋体" w:cs="Times New Roman"/>
        </w:rPr>
        <w:t>(</w:t>
      </w:r>
      <w:r>
        <w:rPr>
          <w:rFonts w:hint="default" w:ascii="Times New Roman" w:hAnsi="Times New Roman" w:eastAsia="宋体" w:cs="Times New Roman"/>
          <w:color w:val="000000"/>
          <w:kern w:val="0"/>
          <w:sz w:val="24"/>
        </w:rPr>
        <w:t>socket_fd</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 xml:space="preserve"> False</w:t>
      </w:r>
      <w:r>
        <w:rPr>
          <w:rFonts w:hint="default" w:ascii="Times New Roman" w:hAnsi="Times New Roman" w:eastAsia="宋体" w:cs="Times New Roman"/>
        </w:rPr>
        <w:t>)</w:t>
      </w:r>
    </w:p>
    <w:p w14:paraId="0A684F4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ret = nrc.</w:t>
      </w:r>
      <w:r>
        <w:rPr>
          <w:rFonts w:hint="default" w:ascii="Times New Roman" w:hAnsi="Times New Roman" w:eastAsia="宋体" w:cs="Times New Roman"/>
        </w:rPr>
        <w:t>queue_motion_set_status</w:t>
      </w:r>
      <w:r>
        <w:rPr>
          <w:rFonts w:hint="default" w:ascii="Times New Roman" w:hAnsi="Times New Roman" w:eastAsia="宋体" w:cs="Times New Roman"/>
          <w:color w:val="000000"/>
          <w:kern w:val="0"/>
          <w:sz w:val="24"/>
        </w:rPr>
        <w:t xml:space="preserve"> (socket_fd, mode)</w:t>
      </w:r>
    </w:p>
    <w:p w14:paraId="5EB6036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print(f"设置模式返回值(ret) = {ret}")</w:t>
      </w:r>
    </w:p>
    <w:p w14:paraId="6E5D33F2">
      <w:pPr>
        <w:widowControl/>
        <w:spacing w:line="360" w:lineRule="atLeast"/>
        <w:jc w:val="left"/>
        <w:rPr>
          <w:rFonts w:hint="default" w:ascii="Times New Roman" w:hAnsi="Times New Roman" w:eastAsia="宋体" w:cs="Times New Roman"/>
          <w:color w:val="000000"/>
          <w:kern w:val="0"/>
          <w:sz w:val="24"/>
        </w:rPr>
      </w:pPr>
    </w:p>
    <w:p w14:paraId="67BEBA15">
      <w:pPr>
        <w:pStyle w:val="6"/>
        <w:rPr>
          <w:rFonts w:hint="default" w:ascii="Times New Roman" w:hAnsi="Times New Roman" w:eastAsia="宋体" w:cs="Times New Roman"/>
        </w:rPr>
      </w:pPr>
      <w:bookmarkStart w:id="85" w:name="_Toc15960"/>
      <w:r>
        <w:rPr>
          <w:rFonts w:hint="default" w:ascii="Times New Roman" w:hAnsi="Times New Roman" w:eastAsia="宋体" w:cs="Times New Roman"/>
        </w:rPr>
        <w:t>4.</w:t>
      </w:r>
      <w:r>
        <w:rPr>
          <w:rFonts w:hint="default" w:ascii="Times New Roman" w:hAnsi="Times New Roman" w:eastAsia="宋体" w:cs="Times New Roman"/>
        </w:rPr>
        <w:t xml:space="preserve">15.3 </w:t>
      </w:r>
      <w:r>
        <w:rPr>
          <w:rFonts w:hint="default" w:ascii="Times New Roman" w:hAnsi="Times New Roman" w:eastAsia="宋体" w:cs="Times New Roman"/>
        </w:rPr>
        <w:t>queue_motion_send_to_controller</w:t>
      </w:r>
      <w:r>
        <w:rPr>
          <w:rFonts w:hint="default" w:ascii="Times New Roman" w:hAnsi="Times New Roman" w:eastAsia="宋体" w:cs="Times New Roman"/>
          <w:lang w:val="en-US" w:eastAsia="zh-CN"/>
        </w:rPr>
        <w:t xml:space="preserve"> - </w:t>
      </w:r>
      <w:r>
        <w:rPr>
          <w:rFonts w:hint="default" w:ascii="Times New Roman" w:hAnsi="Times New Roman" w:eastAsia="宋体" w:cs="Times New Roman"/>
        </w:rPr>
        <w:t>将本地队列的前size个数据发送到控制器</w:t>
      </w:r>
      <w:bookmarkEnd w:id="85"/>
    </w:p>
    <w:p w14:paraId="1AF597C4">
      <w:pPr>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rPr>
        <w:t>queue_motion_send_to_controller(socketFd, size, isContinue=False):</w:t>
      </w:r>
    </w:p>
    <w:p w14:paraId="5ACBEF67">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5CAC1AE8">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socketfd</w:t>
      </w:r>
      <w:r>
        <w:rPr>
          <w:rFonts w:hint="default" w:ascii="Times New Roman" w:hAnsi="Times New Roman" w:eastAsia="宋体" w:cs="Times New Roman"/>
          <w:color w:val="000000"/>
          <w:kern w:val="0"/>
          <w:sz w:val="24"/>
        </w:rPr>
        <w:t xml:space="preserve">：连接句柄 </w:t>
      </w:r>
    </w:p>
    <w:p w14:paraId="519123FA">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w:t>
      </w:r>
      <w:r>
        <w:rPr>
          <w:rFonts w:hint="default" w:ascii="Times New Roman" w:hAnsi="Times New Roman" w:eastAsia="宋体" w:cs="Times New Roman"/>
          <w:color w:val="000000"/>
          <w:kern w:val="0"/>
          <w:sz w:val="24"/>
        </w:rPr>
        <w:t>ize</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要发送的队列大小 size = 0时将当前运动队列全部指令发送  范围[0,31];</w:t>
      </w:r>
    </w:p>
    <w:p w14:paraId="481E04A9">
      <w:pPr>
        <w:widowControl/>
        <w:spacing w:line="360" w:lineRule="atLeast"/>
        <w:ind w:left="720"/>
        <w:jc w:val="left"/>
        <w:rPr>
          <w:rFonts w:hint="default" w:ascii="Times New Roman" w:hAnsi="Times New Roman" w:eastAsia="宋体" w:cs="Times New Roman"/>
          <w:color w:val="000000"/>
          <w:kern w:val="0"/>
          <w:sz w:val="24"/>
        </w:rPr>
      </w:pPr>
    </w:p>
    <w:p w14:paraId="42A5B53D">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6A26C9F0">
      <w:pPr>
        <w:widowControl/>
        <w:numPr>
          <w:ilvl w:val="0"/>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2E6BE7E9">
      <w:pPr>
        <w:widowControl/>
        <w:numPr>
          <w:ilvl w:val="1"/>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0-成功 -1-失败 -2-未连接机器人 -3-传入的size超过队列长度 </w:t>
      </w:r>
    </w:p>
    <w:p w14:paraId="464B59E8">
      <w:pPr>
        <w:widowControl/>
        <w:spacing w:line="360" w:lineRule="atLeast"/>
        <w:ind w:left="1440"/>
        <w:jc w:val="left"/>
        <w:rPr>
          <w:rFonts w:hint="default" w:ascii="Times New Roman" w:hAnsi="Times New Roman" w:eastAsia="宋体" w:cs="Times New Roman"/>
          <w:color w:val="000000"/>
          <w:kern w:val="0"/>
          <w:sz w:val="24"/>
        </w:rPr>
      </w:pPr>
    </w:p>
    <w:p w14:paraId="0FA4C9E1">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color w:val="000000"/>
          <w:kern w:val="0"/>
          <w:sz w:val="24"/>
        </w:rPr>
        <w:t>：</w:t>
      </w:r>
      <w:r>
        <w:rPr>
          <w:rFonts w:hint="default" w:ascii="Times New Roman" w:hAnsi="Times New Roman" w:eastAsia="宋体" w:cs="Times New Roman"/>
          <w:color w:val="000000"/>
          <w:kern w:val="0"/>
          <w:sz w:val="24"/>
        </w:rPr>
        <w:t>参考示例6.8.注意：控制器接受到队列后，将会立马开始运动。调用前请先调用queue_motion_set_status(true);是否选择继续发送，true -继续；false -不继续，继续发送时可以继续发送点位，机器人不运动;不继续时机器人接收点位后立刻运动,默认为false</w:t>
      </w:r>
    </w:p>
    <w:p w14:paraId="22B986AA">
      <w:pPr>
        <w:pStyle w:val="6"/>
        <w:rPr>
          <w:rFonts w:hint="default" w:ascii="Times New Roman" w:hAnsi="Times New Roman" w:eastAsia="宋体" w:cs="Times New Roman"/>
        </w:rPr>
      </w:pPr>
      <w:bookmarkStart w:id="86" w:name="_Toc8163"/>
      <w:r>
        <w:rPr>
          <w:rFonts w:hint="default" w:ascii="Times New Roman" w:hAnsi="Times New Roman" w:eastAsia="宋体" w:cs="Times New Roman"/>
        </w:rPr>
        <w:t>4.</w:t>
      </w:r>
      <w:r>
        <w:rPr>
          <w:rFonts w:hint="default" w:ascii="Times New Roman" w:hAnsi="Times New Roman" w:eastAsia="宋体" w:cs="Times New Roman"/>
        </w:rPr>
        <w:t xml:space="preserve">15.4 </w:t>
      </w:r>
      <w:r>
        <w:rPr>
          <w:rFonts w:hint="default" w:ascii="Times New Roman" w:hAnsi="Times New Roman" w:eastAsia="宋体" w:cs="Times New Roman"/>
        </w:rPr>
        <w:t>queue_motion_push_back_moveJ</w:t>
      </w:r>
      <w:r>
        <w:rPr>
          <w:rFonts w:hint="default" w:ascii="Times New Roman" w:hAnsi="Times New Roman" w:eastAsia="宋体" w:cs="Times New Roman"/>
        </w:rPr>
        <w:t>队列运动模式的本地队列最后插入一条moveJ运动</w:t>
      </w:r>
      <w:bookmarkEnd w:id="86"/>
    </w:p>
    <w:p w14:paraId="426FD9E3">
      <w:pPr>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rPr>
        <w:t>queue_motion_push_back_moveJ ( socketFd, MoveCmd);</w:t>
      </w:r>
    </w:p>
    <w:p w14:paraId="5806A0CC">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115388F4">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socketfd</w:t>
      </w:r>
      <w:r>
        <w:rPr>
          <w:rFonts w:hint="default" w:ascii="Times New Roman" w:hAnsi="Times New Roman" w:eastAsia="宋体" w:cs="Times New Roman"/>
          <w:color w:val="000000"/>
          <w:kern w:val="0"/>
          <w:sz w:val="24"/>
        </w:rPr>
        <w:t xml:space="preserve">：连接句柄 </w:t>
      </w:r>
    </w:p>
    <w:p w14:paraId="4CB9C01F">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rPr>
        <w:t>MoveCmd</w:t>
      </w:r>
      <w:r>
        <w:rPr>
          <w:rFonts w:hint="default" w:ascii="Times New Roman" w:hAnsi="Times New Roman" w:eastAsia="宋体" w:cs="Times New Roman"/>
          <w:color w:val="000000"/>
          <w:kern w:val="0"/>
          <w:sz w:val="24"/>
        </w:rPr>
        <w:t>：参数配置</w:t>
      </w:r>
    </w:p>
    <w:p w14:paraId="0D0C4A0B">
      <w:pPr>
        <w:widowControl/>
        <w:spacing w:line="360" w:lineRule="atLeast"/>
        <w:ind w:left="720"/>
        <w:jc w:val="left"/>
        <w:rPr>
          <w:rFonts w:hint="default" w:ascii="Times New Roman" w:hAnsi="Times New Roman" w:eastAsia="宋体" w:cs="Times New Roman"/>
          <w:color w:val="000000"/>
          <w:kern w:val="0"/>
          <w:sz w:val="24"/>
        </w:rPr>
      </w:pPr>
    </w:p>
    <w:p w14:paraId="2B81473D">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1996AE54">
      <w:pPr>
        <w:widowControl/>
        <w:numPr>
          <w:ilvl w:val="0"/>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44AA84B6">
      <w:pPr>
        <w:widowControl/>
        <w:numPr>
          <w:ilvl w:val="1"/>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5CB21CCC">
      <w:pPr>
        <w:widowControl/>
        <w:numPr>
          <w:ilvl w:val="1"/>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278F8257">
      <w:pPr>
        <w:pStyle w:val="6"/>
        <w:rPr>
          <w:rFonts w:hint="default" w:ascii="Times New Roman" w:hAnsi="Times New Roman" w:eastAsia="宋体" w:cs="Times New Roman"/>
        </w:rPr>
      </w:pPr>
      <w:bookmarkStart w:id="87" w:name="_Toc4059"/>
      <w:r>
        <w:rPr>
          <w:rFonts w:hint="default" w:ascii="Times New Roman" w:hAnsi="Times New Roman" w:eastAsia="宋体" w:cs="Times New Roman"/>
        </w:rPr>
        <w:t>4.</w:t>
      </w:r>
      <w:r>
        <w:rPr>
          <w:rFonts w:hint="default" w:ascii="Times New Roman" w:hAnsi="Times New Roman" w:eastAsia="宋体" w:cs="Times New Roman"/>
        </w:rPr>
        <w:t>15.</w:t>
      </w:r>
      <w:r>
        <w:rPr>
          <w:rFonts w:hint="eastAsia" w:ascii="Times New Roman" w:hAnsi="Times New Roman" w:eastAsia="宋体" w:cs="Times New Roman"/>
          <w:lang w:val="en-US" w:eastAsia="zh-CN"/>
        </w:rPr>
        <w:t>5</w:t>
      </w:r>
      <w:r>
        <w:rPr>
          <w:rFonts w:hint="default" w:ascii="Times New Roman" w:hAnsi="Times New Roman" w:eastAsia="宋体" w:cs="Times New Roman"/>
        </w:rPr>
        <w:t xml:space="preserve"> </w:t>
      </w:r>
      <w:r>
        <w:rPr>
          <w:rFonts w:hint="default" w:ascii="Times New Roman" w:hAnsi="Times New Roman" w:eastAsia="宋体" w:cs="Times New Roman"/>
        </w:rPr>
        <w:t>queue_motion_push_back_move</w:t>
      </w:r>
      <w:r>
        <w:rPr>
          <w:rFonts w:hint="default" w:ascii="Times New Roman" w:hAnsi="Times New Roman" w:eastAsia="宋体" w:cs="Times New Roman"/>
        </w:rPr>
        <w:t>C</w:t>
      </w:r>
      <w:r>
        <w:rPr>
          <w:rFonts w:hint="default" w:ascii="Times New Roman" w:hAnsi="Times New Roman" w:eastAsia="宋体" w:cs="Times New Roman"/>
          <w:lang w:val="en-US" w:eastAsia="zh-CN"/>
        </w:rPr>
        <w:t xml:space="preserve"> - </w:t>
      </w:r>
      <w:r>
        <w:rPr>
          <w:rFonts w:hint="default" w:ascii="Times New Roman" w:hAnsi="Times New Roman" w:eastAsia="宋体" w:cs="Times New Roman"/>
        </w:rPr>
        <w:t>队列运动模式的本地队列最后插入一条moveC运动</w:t>
      </w:r>
      <w:bookmarkEnd w:id="87"/>
    </w:p>
    <w:p w14:paraId="47881162">
      <w:pPr>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rPr>
        <w:t>queue_motion_push_back_move</w:t>
      </w:r>
      <w:r>
        <w:rPr>
          <w:rFonts w:hint="default" w:ascii="Times New Roman" w:hAnsi="Times New Roman" w:eastAsia="宋体" w:cs="Times New Roman"/>
        </w:rPr>
        <w:t>C</w:t>
      </w:r>
      <w:r>
        <w:rPr>
          <w:rFonts w:hint="default" w:ascii="Times New Roman" w:hAnsi="Times New Roman" w:eastAsia="宋体" w:cs="Times New Roman"/>
        </w:rPr>
        <w:t xml:space="preserve"> ( socketFd, MoveCmd);</w:t>
      </w:r>
    </w:p>
    <w:p w14:paraId="4A0FA4E8">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55363CFC">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socketfd</w:t>
      </w:r>
      <w:r>
        <w:rPr>
          <w:rFonts w:hint="default" w:ascii="Times New Roman" w:hAnsi="Times New Roman" w:eastAsia="宋体" w:cs="Times New Roman"/>
          <w:color w:val="000000"/>
          <w:kern w:val="0"/>
          <w:sz w:val="24"/>
        </w:rPr>
        <w:t xml:space="preserve">：连接句柄 </w:t>
      </w:r>
    </w:p>
    <w:p w14:paraId="1CCE6E2F">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rPr>
        <w:t>MoveCmd</w:t>
      </w:r>
      <w:r>
        <w:rPr>
          <w:rFonts w:hint="default" w:ascii="Times New Roman" w:hAnsi="Times New Roman" w:eastAsia="宋体" w:cs="Times New Roman"/>
          <w:color w:val="000000"/>
          <w:kern w:val="0"/>
          <w:sz w:val="24"/>
        </w:rPr>
        <w:t>：参数配置</w:t>
      </w:r>
    </w:p>
    <w:p w14:paraId="3665C45C">
      <w:pPr>
        <w:widowControl/>
        <w:spacing w:line="360" w:lineRule="atLeast"/>
        <w:ind w:left="720"/>
        <w:jc w:val="left"/>
        <w:rPr>
          <w:rFonts w:hint="default" w:ascii="Times New Roman" w:hAnsi="Times New Roman" w:eastAsia="宋体" w:cs="Times New Roman"/>
          <w:color w:val="000000"/>
          <w:kern w:val="0"/>
          <w:sz w:val="24"/>
        </w:rPr>
      </w:pPr>
    </w:p>
    <w:p w14:paraId="792ADB9B">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7C37AF82">
      <w:pPr>
        <w:widowControl/>
        <w:numPr>
          <w:ilvl w:val="0"/>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7F550522">
      <w:pPr>
        <w:widowControl/>
        <w:numPr>
          <w:ilvl w:val="1"/>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7BB2F3BE">
      <w:pPr>
        <w:widowControl/>
        <w:numPr>
          <w:ilvl w:val="1"/>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0FA45204">
      <w:pPr>
        <w:widowControl/>
        <w:spacing w:line="360" w:lineRule="atLeast"/>
        <w:jc w:val="left"/>
        <w:rPr>
          <w:rFonts w:hint="default" w:ascii="Times New Roman" w:hAnsi="Times New Roman" w:eastAsia="宋体" w:cs="Times New Roman"/>
          <w:b/>
          <w:bCs/>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b/>
          <w:bCs/>
          <w:color w:val="000000"/>
          <w:kern w:val="0"/>
          <w:sz w:val="24"/>
        </w:rPr>
        <w:t>：参考示例6.8</w:t>
      </w:r>
    </w:p>
    <w:p w14:paraId="1B3DACBF">
      <w:pPr>
        <w:widowControl/>
        <w:spacing w:line="360" w:lineRule="atLeast"/>
        <w:jc w:val="left"/>
        <w:rPr>
          <w:rFonts w:hint="default" w:ascii="Times New Roman" w:hAnsi="Times New Roman" w:eastAsia="宋体" w:cs="Times New Roman"/>
          <w:b/>
          <w:bCs/>
          <w:color w:val="000000"/>
          <w:kern w:val="0"/>
          <w:sz w:val="24"/>
        </w:rPr>
      </w:pPr>
      <w:r>
        <w:rPr>
          <w:rFonts w:hint="default" w:ascii="Times New Roman" w:hAnsi="Times New Roman" w:eastAsia="宋体" w:cs="Times New Roman"/>
          <w:b/>
          <w:bCs/>
          <w:color w:val="000000"/>
          <w:kern w:val="0"/>
          <w:sz w:val="24"/>
        </w:rPr>
        <w:t>注意：movec的前一条指令应该是movej或者movel</w:t>
      </w:r>
    </w:p>
    <w:p w14:paraId="5302360D">
      <w:pPr>
        <w:widowControl/>
        <w:spacing w:line="360" w:lineRule="atLeast"/>
        <w:jc w:val="left"/>
        <w:rPr>
          <w:rFonts w:hint="default" w:ascii="Times New Roman" w:hAnsi="Times New Roman" w:eastAsia="宋体" w:cs="Times New Roman"/>
          <w:b/>
          <w:bCs/>
          <w:color w:val="000000"/>
          <w:kern w:val="0"/>
          <w:sz w:val="24"/>
        </w:rPr>
      </w:pPr>
      <w:r>
        <w:rPr>
          <w:rFonts w:hint="default" w:ascii="Times New Roman" w:hAnsi="Times New Roman" w:eastAsia="宋体" w:cs="Times New Roman"/>
          <w:b/>
          <w:bCs/>
          <w:color w:val="000000"/>
          <w:kern w:val="0"/>
          <w:sz w:val="24"/>
        </w:rPr>
        <w:t>例如修改示例6.8main部分为</w:t>
      </w:r>
    </w:p>
    <w:p w14:paraId="4D351DF8">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打开队列模式</w:t>
      </w:r>
    </w:p>
    <w:p w14:paraId="1A43D844">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if __name__ == '__main__':</w:t>
      </w:r>
    </w:p>
    <w:p w14:paraId="37CC6EE9">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 建立连接</w:t>
      </w:r>
    </w:p>
    <w:p w14:paraId="38C7C20D">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w:t>
      </w:r>
      <w:r>
        <w:rPr>
          <w:rFonts w:hint="default" w:ascii="Times New Roman" w:hAnsi="Times New Roman" w:eastAsia="宋体" w:cs="Times New Roman"/>
          <w:color w:val="000000"/>
          <w:kern w:val="0"/>
          <w:sz w:val="24"/>
        </w:rPr>
        <w:t xml:space="preserve"> </w:t>
      </w:r>
      <w:r>
        <w:rPr>
          <w:rFonts w:hint="default" w:ascii="Times New Roman" w:hAnsi="Times New Roman" w:eastAsia="宋体" w:cs="Times New Roman"/>
          <w:color w:val="000000"/>
          <w:kern w:val="0"/>
          <w:sz w:val="24"/>
        </w:rPr>
        <w:t xml:space="preserve"> arm_test = ArmTest()</w:t>
      </w:r>
    </w:p>
    <w:p w14:paraId="39262C62">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w:t>
      </w:r>
      <w:r>
        <w:rPr>
          <w:rFonts w:hint="default" w:ascii="Times New Roman" w:hAnsi="Times New Roman" w:eastAsia="宋体" w:cs="Times New Roman"/>
          <w:color w:val="000000"/>
          <w:kern w:val="0"/>
          <w:sz w:val="24"/>
        </w:rPr>
        <w:t xml:space="preserve"> </w:t>
      </w:r>
      <w:r>
        <w:rPr>
          <w:rFonts w:hint="default" w:ascii="Times New Roman" w:hAnsi="Times New Roman" w:eastAsia="宋体" w:cs="Times New Roman"/>
          <w:color w:val="000000"/>
          <w:kern w:val="0"/>
          <w:sz w:val="24"/>
        </w:rPr>
        <w:t xml:space="preserve">  socket_fd = nrc.connect_robot("192.168.1.13", "6001")</w:t>
      </w:r>
    </w:p>
    <w:p w14:paraId="09CB9687">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nrc.queue_motion_set_status(socket_fd, True)</w:t>
      </w:r>
    </w:p>
    <w:p w14:paraId="625A6DF1">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time.sleep(2)</w:t>
      </w:r>
      <w:r>
        <w:rPr>
          <w:rFonts w:hint="default" w:ascii="Times New Roman" w:hAnsi="Times New Roman" w:eastAsia="宋体" w:cs="Times New Roman"/>
          <w:color w:val="000000"/>
          <w:kern w:val="0"/>
          <w:sz w:val="24"/>
        </w:rPr>
        <w:t>#打开队列</w:t>
      </w:r>
    </w:p>
    <w:p w14:paraId="30BE6468">
      <w:pPr>
        <w:widowControl/>
        <w:spacing w:line="360" w:lineRule="atLeast"/>
        <w:ind w:firstLine="480"/>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nrc.set_speed(socket_fd,80)#运行速度</w:t>
      </w:r>
    </w:p>
    <w:p w14:paraId="7DD52EAE">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运动队列</w:t>
      </w:r>
    </w:p>
    <w:p w14:paraId="766CD45A">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arm_test.queue_moveJ(socket_fd=socket_fd,pos_list=[230, 0.0, 244, 3.14, 0.0, 0.0, 0.0],coord=1)</w:t>
      </w:r>
    </w:p>
    <w:p w14:paraId="481B665F">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arm_test.queue_moveC(socket_fd=socket_fd,pos_list=[250, 0.0, 260.0, 3.14, 0.0, 0.0, 0.0],coord=1)</w:t>
      </w:r>
    </w:p>
    <w:p w14:paraId="5E333715">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arm_test.queue_moveC(socket_fd=socket_fd,pos_list=[300.0, 0.0, 243.0, 3.14, 0.0, 0.0, 0.0],coord=1)</w:t>
      </w:r>
    </w:p>
    <w:p w14:paraId="39C10F5B">
      <w:pPr>
        <w:widowControl/>
        <w:spacing w:line="360" w:lineRule="atLeast"/>
        <w:ind w:firstLine="480"/>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nrc.queue_motion_send_to_controller(socket_fd,3)#发送3个队列信息</w:t>
      </w:r>
    </w:p>
    <w:p w14:paraId="2345D7F1">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w:t>
      </w:r>
      <w:r>
        <w:rPr>
          <w:rFonts w:hint="default" w:ascii="Times New Roman" w:hAnsi="Times New Roman" w:eastAsia="宋体" w:cs="Times New Roman"/>
          <w:color w:val="000000"/>
          <w:kern w:val="0"/>
          <w:sz w:val="24"/>
        </w:rPr>
        <w:t xml:space="preserve"> </w:t>
      </w:r>
      <w:r>
        <w:rPr>
          <w:rFonts w:hint="default" w:ascii="Times New Roman" w:hAnsi="Times New Roman" w:eastAsia="宋体" w:cs="Times New Roman"/>
          <w:color w:val="000000"/>
          <w:kern w:val="0"/>
          <w:sz w:val="24"/>
        </w:rPr>
        <w:t xml:space="preserve"> time.sleep(20)</w:t>
      </w:r>
    </w:p>
    <w:p w14:paraId="24B68C55">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nrc.queue_motion_set_status(socket_fd, False)#关闭队列模式</w:t>
      </w:r>
    </w:p>
    <w:p w14:paraId="0E1AB7EE">
      <w:pPr>
        <w:pStyle w:val="6"/>
        <w:rPr>
          <w:rFonts w:hint="default" w:ascii="Times New Roman" w:hAnsi="Times New Roman" w:eastAsia="宋体" w:cs="Times New Roman"/>
        </w:rPr>
      </w:pPr>
      <w:bookmarkStart w:id="88" w:name="_Toc26459"/>
      <w:r>
        <w:rPr>
          <w:rFonts w:hint="default" w:ascii="Times New Roman" w:hAnsi="Times New Roman" w:eastAsia="宋体" w:cs="Times New Roman"/>
        </w:rPr>
        <w:t>4.</w:t>
      </w:r>
      <w:r>
        <w:rPr>
          <w:rFonts w:hint="default" w:ascii="Times New Roman" w:hAnsi="Times New Roman" w:eastAsia="宋体" w:cs="Times New Roman"/>
        </w:rPr>
        <w:t>15.</w:t>
      </w:r>
      <w:r>
        <w:rPr>
          <w:rFonts w:hint="eastAsia" w:ascii="Times New Roman" w:hAnsi="Times New Roman" w:eastAsia="宋体" w:cs="Times New Roman"/>
          <w:lang w:val="en-US" w:eastAsia="zh-CN"/>
        </w:rPr>
        <w:t>6</w:t>
      </w:r>
      <w:r>
        <w:rPr>
          <w:rFonts w:hint="default" w:ascii="Times New Roman" w:hAnsi="Times New Roman" w:eastAsia="宋体" w:cs="Times New Roman"/>
        </w:rPr>
        <w:t xml:space="preserve"> </w:t>
      </w:r>
      <w:r>
        <w:rPr>
          <w:rFonts w:hint="default" w:ascii="Times New Roman" w:hAnsi="Times New Roman" w:eastAsia="宋体" w:cs="Times New Roman"/>
        </w:rPr>
        <w:t>queue_motion_push_back_move</w:t>
      </w:r>
      <w:r>
        <w:rPr>
          <w:rFonts w:hint="default" w:ascii="Times New Roman" w:hAnsi="Times New Roman" w:eastAsia="宋体" w:cs="Times New Roman"/>
        </w:rPr>
        <w:t>S</w:t>
      </w:r>
      <w:r>
        <w:rPr>
          <w:rFonts w:hint="default" w:ascii="Times New Roman" w:hAnsi="Times New Roman" w:eastAsia="宋体" w:cs="Times New Roman"/>
          <w:lang w:val="en-US" w:eastAsia="zh-CN"/>
        </w:rPr>
        <w:t xml:space="preserve"> - </w:t>
      </w:r>
      <w:r>
        <w:rPr>
          <w:rFonts w:hint="default" w:ascii="Times New Roman" w:hAnsi="Times New Roman" w:eastAsia="宋体" w:cs="Times New Roman"/>
        </w:rPr>
        <w:t>队列运动模式的本地队列最后插入一条moveS运动</w:t>
      </w:r>
      <w:bookmarkEnd w:id="88"/>
    </w:p>
    <w:p w14:paraId="320EDA49">
      <w:pPr>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方法</w:t>
      </w:r>
      <w:r>
        <w:rPr>
          <w:rFonts w:hint="default" w:ascii="Times New Roman" w:hAnsi="Times New Roman" w:eastAsia="宋体" w:cs="Times New Roman"/>
          <w:color w:val="000000"/>
          <w:kern w:val="0"/>
          <w:sz w:val="24"/>
        </w:rPr>
        <w:t>：</w:t>
      </w:r>
      <w:r>
        <w:rPr>
          <w:rFonts w:hint="default" w:ascii="Times New Roman" w:hAnsi="Times New Roman" w:eastAsia="宋体" w:cs="Times New Roman"/>
        </w:rPr>
        <w:t>queue_motion_push_back_move</w:t>
      </w:r>
      <w:r>
        <w:rPr>
          <w:rFonts w:hint="default" w:ascii="Times New Roman" w:hAnsi="Times New Roman" w:eastAsia="宋体" w:cs="Times New Roman"/>
        </w:rPr>
        <w:t>S</w:t>
      </w:r>
      <w:r>
        <w:rPr>
          <w:rFonts w:hint="default" w:ascii="Times New Roman" w:hAnsi="Times New Roman" w:eastAsia="宋体" w:cs="Times New Roman"/>
        </w:rPr>
        <w:t xml:space="preserve"> ( socketFd, MoveCmd);</w:t>
      </w:r>
    </w:p>
    <w:p w14:paraId="7ED8FE87">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参数</w:t>
      </w:r>
      <w:r>
        <w:rPr>
          <w:rFonts w:hint="default" w:ascii="Times New Roman" w:hAnsi="Times New Roman" w:eastAsia="宋体" w:cs="Times New Roman"/>
          <w:color w:val="000000"/>
          <w:kern w:val="0"/>
          <w:sz w:val="24"/>
        </w:rPr>
        <w:t>：</w:t>
      </w:r>
    </w:p>
    <w:p w14:paraId="65A98357">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socketfd</w:t>
      </w:r>
      <w:r>
        <w:rPr>
          <w:rFonts w:hint="default" w:ascii="Times New Roman" w:hAnsi="Times New Roman" w:eastAsia="宋体" w:cs="Times New Roman"/>
          <w:color w:val="000000"/>
          <w:kern w:val="0"/>
          <w:sz w:val="24"/>
        </w:rPr>
        <w:t xml:space="preserve">：连接句柄 </w:t>
      </w:r>
    </w:p>
    <w:p w14:paraId="33209C03">
      <w:pPr>
        <w:widowControl/>
        <w:numPr>
          <w:ilvl w:val="0"/>
          <w:numId w:val="70"/>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rPr>
        <w:t>MoveCmd</w:t>
      </w:r>
      <w:r>
        <w:rPr>
          <w:rFonts w:hint="default" w:ascii="Times New Roman" w:hAnsi="Times New Roman" w:eastAsia="宋体" w:cs="Times New Roman"/>
          <w:color w:val="000000"/>
          <w:kern w:val="0"/>
          <w:sz w:val="24"/>
        </w:rPr>
        <w:t>：参数配置</w:t>
      </w:r>
    </w:p>
    <w:p w14:paraId="050DFF27">
      <w:pPr>
        <w:widowControl/>
        <w:spacing w:line="360" w:lineRule="atLeast"/>
        <w:ind w:left="720"/>
        <w:jc w:val="left"/>
        <w:rPr>
          <w:rFonts w:hint="default" w:ascii="Times New Roman" w:hAnsi="Times New Roman" w:eastAsia="宋体" w:cs="Times New Roman"/>
          <w:color w:val="000000"/>
          <w:kern w:val="0"/>
          <w:sz w:val="24"/>
        </w:rPr>
      </w:pPr>
    </w:p>
    <w:p w14:paraId="05022967">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b/>
          <w:bCs/>
          <w:color w:val="000000"/>
          <w:kern w:val="0"/>
          <w:sz w:val="24"/>
        </w:rPr>
        <w:t>返回值</w:t>
      </w:r>
      <w:r>
        <w:rPr>
          <w:rFonts w:hint="default" w:ascii="Times New Roman" w:hAnsi="Times New Roman" w:eastAsia="宋体" w:cs="Times New Roman"/>
          <w:color w:val="000000"/>
          <w:kern w:val="0"/>
          <w:sz w:val="24"/>
        </w:rPr>
        <w:t>：</w:t>
      </w:r>
    </w:p>
    <w:p w14:paraId="3EFB0AAB">
      <w:pPr>
        <w:widowControl/>
        <w:numPr>
          <w:ilvl w:val="0"/>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int</w:t>
      </w:r>
      <w:r>
        <w:rPr>
          <w:rFonts w:hint="default" w:ascii="Times New Roman" w:hAnsi="Times New Roman" w:eastAsia="宋体" w:cs="Times New Roman"/>
          <w:color w:val="000000"/>
          <w:kern w:val="0"/>
          <w:sz w:val="24"/>
        </w:rPr>
        <w:t>：执行结果</w:t>
      </w:r>
    </w:p>
    <w:p w14:paraId="3FD50914">
      <w:pPr>
        <w:widowControl/>
        <w:numPr>
          <w:ilvl w:val="1"/>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0：成功</w:t>
      </w:r>
    </w:p>
    <w:p w14:paraId="6ACA1EA0">
      <w:pPr>
        <w:widowControl/>
        <w:numPr>
          <w:ilvl w:val="1"/>
          <w:numId w:val="71"/>
        </w:numPr>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非 0：失败，错误码见附录 1</w:t>
      </w:r>
    </w:p>
    <w:p w14:paraId="091E0602">
      <w:pPr>
        <w:widowControl/>
        <w:spacing w:line="360" w:lineRule="atLeast"/>
        <w:jc w:val="left"/>
        <w:rPr>
          <w:rFonts w:hint="default" w:ascii="Times New Roman" w:hAnsi="Times New Roman" w:eastAsia="宋体" w:cs="Times New Roman"/>
          <w:b/>
          <w:bCs/>
          <w:color w:val="000000"/>
          <w:kern w:val="0"/>
          <w:sz w:val="24"/>
        </w:rPr>
      </w:pPr>
      <w:r>
        <w:rPr>
          <w:rFonts w:hint="default" w:ascii="Times New Roman" w:hAnsi="Times New Roman" w:eastAsia="宋体" w:cs="Times New Roman"/>
          <w:b/>
          <w:bCs/>
          <w:color w:val="000000"/>
          <w:kern w:val="0"/>
          <w:sz w:val="24"/>
        </w:rPr>
        <w:t>使用示例</w:t>
      </w:r>
      <w:r>
        <w:rPr>
          <w:rFonts w:hint="default" w:ascii="Times New Roman" w:hAnsi="Times New Roman" w:eastAsia="宋体" w:cs="Times New Roman"/>
          <w:b/>
          <w:bCs/>
          <w:color w:val="000000"/>
          <w:kern w:val="0"/>
          <w:sz w:val="24"/>
        </w:rPr>
        <w:t>：参考moveC注意：moveS的前一条指令应该是movej或者movel</w:t>
      </w:r>
    </w:p>
    <w:p w14:paraId="29E1E191">
      <w:pPr>
        <w:widowControl/>
        <w:spacing w:line="360" w:lineRule="atLeast"/>
        <w:jc w:val="left"/>
        <w:rPr>
          <w:rFonts w:hint="default" w:ascii="Times New Roman" w:hAnsi="Times New Roman" w:eastAsia="宋体" w:cs="Times New Roman"/>
          <w:b/>
          <w:bCs/>
          <w:color w:val="000000"/>
          <w:kern w:val="0"/>
          <w:sz w:val="24"/>
        </w:rPr>
      </w:pPr>
      <w:r>
        <w:rPr>
          <w:rFonts w:hint="default" w:ascii="Times New Roman" w:hAnsi="Times New Roman" w:eastAsia="宋体" w:cs="Times New Roman"/>
          <w:b/>
          <w:bCs/>
          <w:color w:val="000000"/>
          <w:kern w:val="0"/>
          <w:sz w:val="24"/>
        </w:rPr>
        <w:t>例如修改示例6.8main部分为</w:t>
      </w:r>
    </w:p>
    <w:p w14:paraId="59973677">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打开队列模式</w:t>
      </w:r>
    </w:p>
    <w:p w14:paraId="19115550">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if __name__ == '__main__':</w:t>
      </w:r>
    </w:p>
    <w:p w14:paraId="4902AEFC">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 建立连接</w:t>
      </w:r>
    </w:p>
    <w:p w14:paraId="06FFD9FC">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w:t>
      </w:r>
      <w:r>
        <w:rPr>
          <w:rFonts w:hint="default" w:ascii="Times New Roman" w:hAnsi="Times New Roman" w:eastAsia="宋体" w:cs="Times New Roman"/>
          <w:color w:val="000000"/>
          <w:kern w:val="0"/>
          <w:sz w:val="24"/>
        </w:rPr>
        <w:t xml:space="preserve"> </w:t>
      </w:r>
      <w:r>
        <w:rPr>
          <w:rFonts w:hint="default" w:ascii="Times New Roman" w:hAnsi="Times New Roman" w:eastAsia="宋体" w:cs="Times New Roman"/>
          <w:color w:val="000000"/>
          <w:kern w:val="0"/>
          <w:sz w:val="24"/>
        </w:rPr>
        <w:t xml:space="preserve"> arm_test = ArmTest()</w:t>
      </w:r>
    </w:p>
    <w:p w14:paraId="205A4342">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w:t>
      </w:r>
      <w:r>
        <w:rPr>
          <w:rFonts w:hint="default" w:ascii="Times New Roman" w:hAnsi="Times New Roman" w:eastAsia="宋体" w:cs="Times New Roman"/>
          <w:color w:val="000000"/>
          <w:kern w:val="0"/>
          <w:sz w:val="24"/>
        </w:rPr>
        <w:t xml:space="preserve"> </w:t>
      </w:r>
      <w:r>
        <w:rPr>
          <w:rFonts w:hint="default" w:ascii="Times New Roman" w:hAnsi="Times New Roman" w:eastAsia="宋体" w:cs="Times New Roman"/>
          <w:color w:val="000000"/>
          <w:kern w:val="0"/>
          <w:sz w:val="24"/>
        </w:rPr>
        <w:t xml:space="preserve">  socket_fd = nrc.connect_robot("192.168.1.13", "6001")</w:t>
      </w:r>
    </w:p>
    <w:p w14:paraId="41D302FC">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nrc.queue_motion_set_status(socket_fd, True)</w:t>
      </w:r>
    </w:p>
    <w:p w14:paraId="57264660">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time.sleep(2)</w:t>
      </w:r>
      <w:r>
        <w:rPr>
          <w:rFonts w:hint="default" w:ascii="Times New Roman" w:hAnsi="Times New Roman" w:eastAsia="宋体" w:cs="Times New Roman"/>
          <w:color w:val="000000"/>
          <w:kern w:val="0"/>
          <w:sz w:val="24"/>
        </w:rPr>
        <w:t>#打开队列</w:t>
      </w:r>
    </w:p>
    <w:p w14:paraId="7266BFFE">
      <w:pPr>
        <w:widowControl/>
        <w:spacing w:line="360" w:lineRule="atLeast"/>
        <w:ind w:firstLine="480"/>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nrc.set_speed(socket_fd,80)#运行速度</w:t>
      </w:r>
    </w:p>
    <w:p w14:paraId="6AE05B6C">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运动队列</w:t>
      </w:r>
    </w:p>
    <w:p w14:paraId="3C202AA8">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arm_test.queue_moveJ(socket_fd=socket_fd,pos_list=[230, 0.0, 244, 3.14, 0.0, 0.0, 0.0],coord=1)</w:t>
      </w:r>
    </w:p>
    <w:p w14:paraId="39114294">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arm_test.queue_move</w:t>
      </w:r>
      <w:r>
        <w:rPr>
          <w:rFonts w:hint="default" w:ascii="Times New Roman" w:hAnsi="Times New Roman" w:eastAsia="宋体" w:cs="Times New Roman"/>
          <w:color w:val="000000"/>
          <w:kern w:val="0"/>
          <w:sz w:val="24"/>
        </w:rPr>
        <w:t>S</w:t>
      </w:r>
      <w:r>
        <w:rPr>
          <w:rFonts w:hint="default" w:ascii="Times New Roman" w:hAnsi="Times New Roman" w:eastAsia="宋体" w:cs="Times New Roman"/>
          <w:color w:val="000000"/>
          <w:kern w:val="0"/>
          <w:sz w:val="24"/>
        </w:rPr>
        <w:t>(socket_fd=socket_fd,pos_list=[250, 0.0, 260.0, 3.14, 0.0, 0.0, 0.0],coord=1)</w:t>
      </w:r>
    </w:p>
    <w:p w14:paraId="6633EF8C">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arm_test.queue_move</w:t>
      </w:r>
      <w:r>
        <w:rPr>
          <w:rFonts w:hint="default" w:ascii="Times New Roman" w:hAnsi="Times New Roman" w:eastAsia="宋体" w:cs="Times New Roman"/>
          <w:color w:val="000000"/>
          <w:kern w:val="0"/>
          <w:sz w:val="24"/>
        </w:rPr>
        <w:t>S</w:t>
      </w:r>
      <w:r>
        <w:rPr>
          <w:rFonts w:hint="default" w:ascii="Times New Roman" w:hAnsi="Times New Roman" w:eastAsia="宋体" w:cs="Times New Roman"/>
          <w:color w:val="000000"/>
          <w:kern w:val="0"/>
          <w:sz w:val="24"/>
        </w:rPr>
        <w:t>(socket_fd=socket_fd,pos_list=[300.0, 0.0, 243.0, 3.14, 0.0, 0.0, 0.0],coord=1)</w:t>
      </w:r>
    </w:p>
    <w:p w14:paraId="7179A825">
      <w:pPr>
        <w:widowControl/>
        <w:spacing w:line="360" w:lineRule="atLeast"/>
        <w:ind w:firstLine="480"/>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nrc.queue_motion_send_to_controller(socket_fd,3)#发送3个队列信息</w:t>
      </w:r>
    </w:p>
    <w:p w14:paraId="63348EEC">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w:t>
      </w:r>
      <w:r>
        <w:rPr>
          <w:rFonts w:hint="default" w:ascii="Times New Roman" w:hAnsi="Times New Roman" w:eastAsia="宋体" w:cs="Times New Roman"/>
          <w:color w:val="000000"/>
          <w:kern w:val="0"/>
          <w:sz w:val="24"/>
        </w:rPr>
        <w:t xml:space="preserve"> </w:t>
      </w:r>
      <w:r>
        <w:rPr>
          <w:rFonts w:hint="default" w:ascii="Times New Roman" w:hAnsi="Times New Roman" w:eastAsia="宋体" w:cs="Times New Roman"/>
          <w:color w:val="000000"/>
          <w:kern w:val="0"/>
          <w:sz w:val="24"/>
        </w:rPr>
        <w:t xml:space="preserve"> time.sleep(20)</w:t>
      </w:r>
    </w:p>
    <w:p w14:paraId="725BDAC2">
      <w:pPr>
        <w:widowControl/>
        <w:spacing w:line="360" w:lineRule="atLeast"/>
        <w:jc w:val="left"/>
        <w:rPr>
          <w:rFonts w:hint="default" w:ascii="Times New Roman" w:hAnsi="Times New Roman" w:eastAsia="宋体" w:cs="Times New Roman"/>
          <w:color w:val="000000"/>
          <w:kern w:val="0"/>
          <w:sz w:val="24"/>
        </w:rPr>
      </w:pPr>
      <w:r>
        <w:rPr>
          <w:rFonts w:hint="default" w:ascii="Times New Roman" w:hAnsi="Times New Roman" w:eastAsia="宋体" w:cs="Times New Roman"/>
          <w:color w:val="000000"/>
          <w:kern w:val="0"/>
          <w:sz w:val="24"/>
        </w:rPr>
        <w:t xml:space="preserve">    nrc.queue_motion_set_status(socket_fd, False)#关闭队列模式</w:t>
      </w:r>
    </w:p>
    <w:p w14:paraId="3FC15471">
      <w:pPr>
        <w:widowControl/>
        <w:spacing w:line="360" w:lineRule="atLeast"/>
        <w:jc w:val="left"/>
        <w:rPr>
          <w:rFonts w:hint="default" w:ascii="Times New Roman" w:hAnsi="Times New Roman" w:eastAsia="宋体" w:cs="Times New Roman"/>
          <w:b/>
          <w:bCs/>
          <w:color w:val="000000"/>
          <w:kern w:val="0"/>
          <w:sz w:val="24"/>
        </w:rPr>
      </w:pPr>
    </w:p>
    <w:p w14:paraId="4A5A9F76">
      <w:pPr>
        <w:pStyle w:val="3"/>
        <w:rPr>
          <w:rFonts w:hint="default" w:ascii="Times New Roman" w:hAnsi="Times New Roman" w:eastAsia="宋体" w:cs="Times New Roman"/>
        </w:rPr>
      </w:pPr>
      <w:bookmarkStart w:id="89" w:name="_Toc31505"/>
      <w:r>
        <w:rPr>
          <w:rFonts w:hint="default" w:ascii="Times New Roman" w:hAnsi="Times New Roman" w:eastAsia="宋体" w:cs="Times New Roman"/>
        </w:rPr>
        <w:t>五．7000端口</w:t>
      </w:r>
      <w:bookmarkEnd w:id="89"/>
    </w:p>
    <w:p w14:paraId="02613DAB">
      <w:pPr>
        <w:pStyle w:val="4"/>
        <w:rPr>
          <w:rFonts w:hint="default" w:ascii="Times New Roman" w:hAnsi="Times New Roman" w:eastAsia="宋体" w:cs="Times New Roman"/>
        </w:rPr>
      </w:pPr>
      <w:bookmarkStart w:id="90" w:name="_Toc3"/>
      <w:r>
        <w:rPr>
          <w:rFonts w:hint="default" w:ascii="Times New Roman" w:hAnsi="Times New Roman" w:eastAsia="宋体" w:cs="Times New Roman"/>
        </w:rPr>
        <w:t>5.1 以下功能在连接7000端口后使用</w:t>
      </w:r>
      <w:bookmarkEnd w:id="90"/>
    </w:p>
    <w:p w14:paraId="0DFE1D8B">
      <w:pPr>
        <w:pStyle w:val="6"/>
        <w:rPr>
          <w:rFonts w:hint="default" w:ascii="Times New Roman" w:hAnsi="Times New Roman" w:eastAsia="宋体" w:cs="Times New Roman"/>
        </w:rPr>
      </w:pPr>
      <w:bookmarkStart w:id="91" w:name="_Toc17632"/>
      <w:r>
        <w:rPr>
          <w:rFonts w:hint="default" w:ascii="Times New Roman" w:hAnsi="Times New Roman" w:eastAsia="宋体" w:cs="Times New Roman"/>
        </w:rPr>
        <w:t>5.1.1</w:t>
      </w:r>
      <w:r>
        <w:rPr>
          <w:rFonts w:hint="default" w:ascii="Times New Roman" w:hAnsi="Times New Roman" w:eastAsia="宋体" w:cs="Times New Roman"/>
        </w:rPr>
        <w:t xml:space="preserve"> open_servoJ - 打开关节跟踪模式</w:t>
      </w:r>
      <w:bookmarkEnd w:id="91"/>
    </w:p>
    <w:p w14:paraId="68C015EA">
      <w:pPr>
        <w:rPr>
          <w:rFonts w:hint="default" w:ascii="Times New Roman" w:hAnsi="Times New Roman" w:eastAsia="宋体" w:cs="Times New Roman"/>
        </w:rPr>
      </w:pPr>
      <w:r>
        <w:rPr>
          <w:rFonts w:hint="default" w:ascii="Times New Roman" w:hAnsi="Times New Roman" w:eastAsia="宋体" w:cs="Times New Roman"/>
          <w:b/>
          <w:bCs/>
        </w:rPr>
        <w:t>方法</w:t>
      </w:r>
      <w:r>
        <w:rPr>
          <w:rFonts w:hint="default" w:ascii="Times New Roman" w:hAnsi="Times New Roman" w:eastAsia="宋体" w:cs="Times New Roman"/>
        </w:rPr>
        <w:t>：</w:t>
      </w:r>
    </w:p>
    <w:p w14:paraId="2C15A998">
      <w:pPr>
        <w:rPr>
          <w:rFonts w:hint="default" w:ascii="Times New Roman" w:hAnsi="Times New Roman" w:eastAsia="宋体" w:cs="Times New Roman"/>
        </w:rPr>
      </w:pPr>
      <w:r>
        <w:rPr>
          <w:rFonts w:hint="default" w:ascii="Times New Roman" w:hAnsi="Times New Roman" w:eastAsia="宋体" w:cs="Times New Roman"/>
        </w:rPr>
        <w:t>open_servoJ(socketFd: int, vmax: VectorDouble, amax: VectorDouble, jmax: VectorDouble) -&gt; int</w:t>
      </w:r>
    </w:p>
    <w:p w14:paraId="56180229">
      <w:pPr>
        <w:rPr>
          <w:rFonts w:hint="default" w:ascii="Times New Roman" w:hAnsi="Times New Roman" w:eastAsia="宋体" w:cs="Times New Roman"/>
        </w:rPr>
      </w:pPr>
      <w:r>
        <w:rPr>
          <w:rFonts w:hint="default" w:ascii="Times New Roman" w:hAnsi="Times New Roman" w:eastAsia="宋体" w:cs="Times New Roman"/>
          <w:b/>
          <w:bCs/>
        </w:rPr>
        <w:t>参数</w:t>
      </w:r>
      <w:r>
        <w:rPr>
          <w:rFonts w:hint="default" w:ascii="Times New Roman" w:hAnsi="Times New Roman" w:eastAsia="宋体" w:cs="Times New Roman"/>
        </w:rPr>
        <w:t>：</w:t>
      </w:r>
    </w:p>
    <w:p w14:paraId="7217C5D8">
      <w:pPr>
        <w:numPr>
          <w:ilvl w:val="0"/>
          <w:numId w:val="72"/>
        </w:numPr>
        <w:rPr>
          <w:rFonts w:hint="default" w:ascii="Times New Roman" w:hAnsi="Times New Roman" w:eastAsia="宋体" w:cs="Times New Roman"/>
        </w:rPr>
      </w:pPr>
      <w:r>
        <w:rPr>
          <w:rFonts w:hint="default" w:ascii="Times New Roman" w:hAnsi="Times New Roman" w:eastAsia="宋体" w:cs="Times New Roman"/>
        </w:rPr>
        <w:t>socketFd：连接句柄</w:t>
      </w:r>
    </w:p>
    <w:p w14:paraId="150DDF57">
      <w:pPr>
        <w:numPr>
          <w:ilvl w:val="0"/>
          <w:numId w:val="72"/>
        </w:numPr>
        <w:rPr>
          <w:rFonts w:hint="default" w:ascii="Times New Roman" w:hAnsi="Times New Roman" w:eastAsia="宋体" w:cs="Times New Roman"/>
        </w:rPr>
      </w:pPr>
      <w:r>
        <w:rPr>
          <w:rFonts w:hint="default" w:ascii="Times New Roman" w:hAnsi="Times New Roman" w:eastAsia="宋体" w:cs="Times New Roman"/>
        </w:rPr>
        <w:t>vmax：关节最大速度约束（°/s）</w:t>
      </w:r>
    </w:p>
    <w:p w14:paraId="503DC76C">
      <w:pPr>
        <w:numPr>
          <w:ilvl w:val="0"/>
          <w:numId w:val="72"/>
        </w:numPr>
        <w:rPr>
          <w:rFonts w:hint="default" w:ascii="Times New Roman" w:hAnsi="Times New Roman" w:eastAsia="宋体" w:cs="Times New Roman"/>
        </w:rPr>
      </w:pPr>
      <w:r>
        <w:rPr>
          <w:rFonts w:hint="default" w:ascii="Times New Roman" w:hAnsi="Times New Roman" w:eastAsia="宋体" w:cs="Times New Roman"/>
        </w:rPr>
        <w:t>amax：关节最大加速度约束（°/s²）</w:t>
      </w:r>
    </w:p>
    <w:p w14:paraId="6D186AA0">
      <w:pPr>
        <w:numPr>
          <w:ilvl w:val="0"/>
          <w:numId w:val="72"/>
        </w:numPr>
        <w:rPr>
          <w:rFonts w:hint="default" w:ascii="Times New Roman" w:hAnsi="Times New Roman" w:eastAsia="宋体" w:cs="Times New Roman"/>
        </w:rPr>
      </w:pPr>
      <w:r>
        <w:rPr>
          <w:rFonts w:hint="default" w:ascii="Times New Roman" w:hAnsi="Times New Roman" w:eastAsia="宋体" w:cs="Times New Roman"/>
        </w:rPr>
        <w:t>jmax：关节最大加加速度约束（°/s³）</w:t>
      </w:r>
    </w:p>
    <w:p w14:paraId="5CBF67A5">
      <w:pPr>
        <w:rPr>
          <w:rFonts w:hint="default" w:ascii="Times New Roman" w:hAnsi="Times New Roman" w:eastAsia="宋体" w:cs="Times New Roman"/>
        </w:rPr>
      </w:pPr>
      <w:r>
        <w:rPr>
          <w:rFonts w:hint="default" w:ascii="Times New Roman" w:hAnsi="Times New Roman" w:eastAsia="宋体" w:cs="Times New Roman"/>
          <w:b/>
          <w:bCs/>
        </w:rPr>
        <w:t>返回值</w:t>
      </w:r>
      <w:r>
        <w:rPr>
          <w:rFonts w:hint="default" w:ascii="Times New Roman" w:hAnsi="Times New Roman" w:eastAsia="宋体" w:cs="Times New Roman"/>
        </w:rPr>
        <w:t>：</w:t>
      </w:r>
    </w:p>
    <w:p w14:paraId="35F817F5">
      <w:pPr>
        <w:numPr>
          <w:ilvl w:val="0"/>
          <w:numId w:val="73"/>
        </w:numPr>
        <w:rPr>
          <w:rFonts w:hint="default" w:ascii="Times New Roman" w:hAnsi="Times New Roman" w:eastAsia="宋体" w:cs="Times New Roman"/>
        </w:rPr>
      </w:pPr>
      <w:r>
        <w:rPr>
          <w:rFonts w:hint="default" w:ascii="Times New Roman" w:hAnsi="Times New Roman" w:eastAsia="宋体" w:cs="Times New Roman"/>
        </w:rPr>
        <w:t>int：执行结果</w:t>
      </w:r>
    </w:p>
    <w:p w14:paraId="26EA2A99">
      <w:pPr>
        <w:pStyle w:val="20"/>
        <w:keepNext w:val="0"/>
        <w:keepLines w:val="0"/>
        <w:widowControl/>
        <w:suppressLineNumbers w:val="0"/>
        <w:rPr>
          <w:rFonts w:hint="default" w:ascii="Times New Roman" w:hAnsi="Times New Roman" w:eastAsia="宋体" w:cs="Times New Roman"/>
        </w:rPr>
      </w:pPr>
      <w:r>
        <w:rPr>
          <w:rFonts w:hint="default" w:ascii="Times New Roman" w:hAnsi="Times New Roman" w:eastAsia="宋体" w:cs="Times New Roman"/>
          <w:sz w:val="24"/>
        </w:rPr>
        <w:t>·</w:t>
      </w:r>
      <w:r>
        <w:rPr>
          <w:rFonts w:hint="default" w:ascii="Times New Roman" w:hAnsi="Times New Roman" w:eastAsia="宋体" w:cs="Times New Roman"/>
          <w:sz w:val="24"/>
        </w:rPr>
        <w:t xml:space="preserve">  </w:t>
      </w:r>
      <w:r>
        <w:rPr>
          <w:rStyle w:val="26"/>
          <w:rFonts w:hint="default" w:ascii="Times New Roman" w:hAnsi="Times New Roman" w:eastAsia="宋体" w:cs="Times New Roman"/>
          <w:b/>
          <w:bCs/>
        </w:rPr>
        <w:t>0</w:t>
      </w:r>
      <w:r>
        <w:rPr>
          <w:rFonts w:hint="default" w:ascii="Times New Roman" w:hAnsi="Times New Roman" w:eastAsia="宋体" w:cs="Times New Roman"/>
        </w:rPr>
        <w:t>：激活成功。代表控制器成功进入高速流式透传就绪态。</w:t>
      </w:r>
    </w:p>
    <w:p w14:paraId="4794B591">
      <w:pPr>
        <w:pStyle w:val="20"/>
        <w:keepNext w:val="0"/>
        <w:keepLines w:val="0"/>
        <w:widowControl/>
        <w:suppressLineNumbers w:val="0"/>
        <w:rPr>
          <w:rFonts w:hint="default" w:ascii="Times New Roman" w:hAnsi="Times New Roman" w:eastAsia="宋体" w:cs="Times New Roman"/>
        </w:rPr>
      </w:pPr>
      <w:r>
        <w:rPr>
          <w:rFonts w:hint="default" w:ascii="Times New Roman" w:hAnsi="Times New Roman" w:eastAsia="宋体" w:cs="Times New Roman"/>
          <w:sz w:val="24"/>
        </w:rPr>
        <w:t>·</w:t>
      </w:r>
      <w:r>
        <w:rPr>
          <w:rFonts w:hint="default" w:ascii="Times New Roman" w:hAnsi="Times New Roman" w:eastAsia="宋体" w:cs="Times New Roman"/>
          <w:sz w:val="24"/>
        </w:rPr>
        <w:t xml:space="preserve">  </w:t>
      </w:r>
      <w:r>
        <w:rPr>
          <w:rFonts w:hint="default" w:ascii="Times New Roman" w:hAnsi="Times New Roman" w:eastAsia="宋体" w:cs="Times New Roman"/>
          <w:sz w:val="24"/>
        </w:rPr>
        <w:t>·</w:t>
      </w:r>
      <w:r>
        <w:rPr>
          <w:rFonts w:hint="default" w:ascii="Times New Roman" w:hAnsi="Times New Roman" w:eastAsia="宋体" w:cs="Times New Roman"/>
          <w:sz w:val="24"/>
        </w:rPr>
        <w:t xml:space="preserve">  </w:t>
      </w:r>
      <w:r>
        <w:rPr>
          <w:rStyle w:val="26"/>
          <w:rFonts w:hint="default" w:ascii="Times New Roman" w:hAnsi="Times New Roman" w:eastAsia="宋体" w:cs="Times New Roman"/>
          <w:b/>
          <w:bCs/>
        </w:rPr>
        <w:t>非 0 整型值</w:t>
      </w:r>
      <w:r>
        <w:rPr>
          <w:rFonts w:hint="default" w:ascii="Times New Roman" w:hAnsi="Times New Roman" w:eastAsia="宋体" w:cs="Times New Roman"/>
        </w:rPr>
        <w:t>：激活失败。代表系统当前有未清除的报警，或者当前运行模式不允许进入高频控制。</w:t>
      </w:r>
    </w:p>
    <w:p w14:paraId="7F3E4197">
      <w:pPr>
        <w:pStyle w:val="20"/>
        <w:keepNext w:val="0"/>
        <w:keepLines w:val="0"/>
        <w:widowControl/>
        <w:suppressLineNumbers w:val="0"/>
        <w:rPr>
          <w:rFonts w:hint="default" w:ascii="Times New Roman" w:hAnsi="Times New Roman" w:eastAsia="宋体" w:cs="Times New Roman"/>
        </w:rPr>
      </w:pPr>
      <w:r>
        <w:rPr>
          <w:rFonts w:hint="default" w:ascii="Times New Roman" w:hAnsi="Times New Roman" w:eastAsia="宋体" w:cs="Times New Roman"/>
          <w:sz w:val="24"/>
        </w:rPr>
        <w:t>·</w:t>
      </w:r>
      <w:r>
        <w:rPr>
          <w:rFonts w:hint="default" w:ascii="Times New Roman" w:hAnsi="Times New Roman" w:eastAsia="宋体" w:cs="Times New Roman"/>
          <w:sz w:val="24"/>
        </w:rPr>
        <w:t xml:space="preserve">  </w:t>
      </w:r>
      <w:r>
        <w:rPr>
          <w:rFonts w:hint="default" w:ascii="Times New Roman" w:hAnsi="Times New Roman" w:eastAsia="宋体" w:cs="Times New Roman"/>
          <w:sz w:val="24"/>
        </w:rPr>
        <w:t>·</w:t>
      </w:r>
      <w:r>
        <w:rPr>
          <w:rFonts w:hint="default" w:ascii="Times New Roman" w:hAnsi="Times New Roman" w:eastAsia="宋体" w:cs="Times New Roman"/>
          <w:sz w:val="24"/>
        </w:rPr>
        <w:t xml:space="preserve">  </w:t>
      </w:r>
      <w:r>
        <w:rPr>
          <w:rStyle w:val="26"/>
          <w:rFonts w:hint="default" w:ascii="Times New Roman" w:hAnsi="Times New Roman" w:eastAsia="宋体" w:cs="Times New Roman"/>
          <w:b/>
          <w:bCs/>
        </w:rPr>
        <w:t>-2</w:t>
      </w:r>
      <w:r>
        <w:rPr>
          <w:rFonts w:hint="default" w:ascii="Times New Roman" w:hAnsi="Times New Roman" w:eastAsia="宋体" w:cs="Times New Roman"/>
          <w:b/>
          <w:bCs/>
        </w:rPr>
        <w:t xml:space="preserve"> / </w:t>
      </w:r>
      <w:r>
        <w:rPr>
          <w:rStyle w:val="26"/>
          <w:rFonts w:hint="default" w:ascii="Times New Roman" w:hAnsi="Times New Roman" w:eastAsia="宋体" w:cs="Times New Roman"/>
          <w:b/>
          <w:bCs/>
        </w:rPr>
        <w:t>-1</w:t>
      </w:r>
      <w:r>
        <w:rPr>
          <w:rFonts w:hint="default" w:ascii="Times New Roman" w:hAnsi="Times New Roman" w:eastAsia="宋体" w:cs="Times New Roman"/>
        </w:rPr>
        <w:t>：断连异常或未捕获的运行时异常。</w:t>
      </w:r>
    </w:p>
    <w:p w14:paraId="2C083735">
      <w:pPr>
        <w:numPr>
          <w:ilvl w:val="1"/>
          <w:numId w:val="73"/>
        </w:numPr>
        <w:rPr>
          <w:rFonts w:hint="default" w:ascii="Times New Roman" w:hAnsi="Times New Roman" w:eastAsia="宋体" w:cs="Times New Roman"/>
        </w:rPr>
      </w:pPr>
      <w:r>
        <w:rPr>
          <w:rFonts w:hint="default" w:ascii="Times New Roman" w:hAnsi="Times New Roman" w:eastAsia="宋体" w:cs="Times New Roman"/>
          <w:sz w:val="24"/>
        </w:rPr>
        <w:t>·</w:t>
      </w:r>
      <w:r>
        <w:rPr>
          <w:rFonts w:hint="default" w:ascii="Times New Roman" w:hAnsi="Times New Roman" w:eastAsia="宋体" w:cs="Times New Roman"/>
          <w:sz w:val="24"/>
        </w:rPr>
        <w:t xml:space="preserve">  </w:t>
      </w:r>
    </w:p>
    <w:p w14:paraId="5612B9A3">
      <w:pPr>
        <w:rPr>
          <w:rFonts w:hint="default" w:ascii="Times New Roman" w:hAnsi="Times New Roman" w:eastAsia="宋体" w:cs="Times New Roman"/>
        </w:rPr>
      </w:pPr>
      <w:r>
        <w:rPr>
          <w:rFonts w:hint="default" w:ascii="Times New Roman" w:hAnsi="Times New Roman" w:eastAsia="宋体" w:cs="Times New Roman"/>
          <w:b/>
          <w:bCs/>
        </w:rPr>
        <w:t>说明</w:t>
      </w:r>
      <w:r>
        <w:rPr>
          <w:rFonts w:hint="default" w:ascii="Times New Roman" w:hAnsi="Times New Roman" w:eastAsia="宋体" w:cs="Times New Roman"/>
        </w:rPr>
        <w:t>：</w:t>
      </w:r>
    </w:p>
    <w:p w14:paraId="276873F7">
      <w:pPr>
        <w:rPr>
          <w:rFonts w:hint="default" w:ascii="Times New Roman" w:hAnsi="Times New Roman" w:eastAsia="宋体" w:cs="Times New Roman"/>
        </w:rPr>
      </w:pPr>
      <w:r>
        <w:rPr>
          <w:rFonts w:hint="default" w:ascii="Times New Roman" w:hAnsi="Times New Roman" w:eastAsia="宋体" w:cs="Times New Roman"/>
        </w:rPr>
        <w:t>启动关节位置实时跟踪模式，必须先调用该接口，才能使用 set_servoJ_pos 发送实时关节位置。</w:t>
      </w:r>
    </w:p>
    <w:p w14:paraId="6D3584B9">
      <w:pPr>
        <w:pStyle w:val="6"/>
        <w:rPr>
          <w:rFonts w:hint="default" w:ascii="Times New Roman" w:hAnsi="Times New Roman" w:eastAsia="宋体" w:cs="Times New Roman"/>
        </w:rPr>
      </w:pPr>
      <w:bookmarkStart w:id="92" w:name="_Toc32605"/>
      <w:r>
        <w:rPr>
          <w:rFonts w:hint="default" w:ascii="Times New Roman" w:hAnsi="Times New Roman" w:eastAsia="宋体" w:cs="Times New Roman"/>
        </w:rPr>
        <w:t>5.1</w:t>
      </w:r>
      <w:r>
        <w:rPr>
          <w:rFonts w:hint="default" w:ascii="Times New Roman" w:hAnsi="Times New Roman" w:eastAsia="宋体" w:cs="Times New Roman"/>
        </w:rPr>
        <w:t>.2 close_servoJ - 关闭关节跟踪模式</w:t>
      </w:r>
      <w:bookmarkEnd w:id="92"/>
    </w:p>
    <w:p w14:paraId="39319DAD">
      <w:pPr>
        <w:rPr>
          <w:rFonts w:hint="default" w:ascii="Times New Roman" w:hAnsi="Times New Roman" w:eastAsia="宋体" w:cs="Times New Roman"/>
        </w:rPr>
      </w:pPr>
      <w:r>
        <w:rPr>
          <w:rFonts w:hint="default" w:ascii="Times New Roman" w:hAnsi="Times New Roman" w:eastAsia="宋体" w:cs="Times New Roman"/>
          <w:b/>
          <w:bCs/>
        </w:rPr>
        <w:t>方法</w:t>
      </w:r>
      <w:r>
        <w:rPr>
          <w:rFonts w:hint="default" w:ascii="Times New Roman" w:hAnsi="Times New Roman" w:eastAsia="宋体" w:cs="Times New Roman"/>
        </w:rPr>
        <w:t>：</w:t>
      </w:r>
    </w:p>
    <w:p w14:paraId="3F7AC20D">
      <w:pPr>
        <w:rPr>
          <w:rFonts w:hint="default" w:ascii="Times New Roman" w:hAnsi="Times New Roman" w:eastAsia="宋体" w:cs="Times New Roman"/>
        </w:rPr>
      </w:pPr>
      <w:r>
        <w:rPr>
          <w:rFonts w:hint="default" w:ascii="Times New Roman" w:hAnsi="Times New Roman" w:eastAsia="宋体" w:cs="Times New Roman"/>
        </w:rPr>
        <w:t>close_servoJ(socketFd: int) -&gt; int</w:t>
      </w:r>
    </w:p>
    <w:p w14:paraId="63733C25">
      <w:pPr>
        <w:rPr>
          <w:rFonts w:hint="default" w:ascii="Times New Roman" w:hAnsi="Times New Roman" w:eastAsia="宋体" w:cs="Times New Roman"/>
        </w:rPr>
      </w:pPr>
      <w:r>
        <w:rPr>
          <w:rFonts w:hint="default" w:ascii="Times New Roman" w:hAnsi="Times New Roman" w:eastAsia="宋体" w:cs="Times New Roman"/>
          <w:b/>
          <w:bCs/>
        </w:rPr>
        <w:t>参数</w:t>
      </w:r>
      <w:r>
        <w:rPr>
          <w:rFonts w:hint="default" w:ascii="Times New Roman" w:hAnsi="Times New Roman" w:eastAsia="宋体" w:cs="Times New Roman"/>
        </w:rPr>
        <w:t>：</w:t>
      </w:r>
    </w:p>
    <w:p w14:paraId="56D745F6">
      <w:pPr>
        <w:numPr>
          <w:ilvl w:val="0"/>
          <w:numId w:val="74"/>
        </w:numPr>
        <w:rPr>
          <w:rFonts w:hint="default" w:ascii="Times New Roman" w:hAnsi="Times New Roman" w:eastAsia="宋体" w:cs="Times New Roman"/>
        </w:rPr>
      </w:pPr>
      <w:r>
        <w:rPr>
          <w:rFonts w:hint="default" w:ascii="Times New Roman" w:hAnsi="Times New Roman" w:eastAsia="宋体" w:cs="Times New Roman"/>
        </w:rPr>
        <w:t>socketFd：连接句柄</w:t>
      </w:r>
    </w:p>
    <w:p w14:paraId="1BA3C523">
      <w:pPr>
        <w:rPr>
          <w:rFonts w:hint="default" w:ascii="Times New Roman" w:hAnsi="Times New Roman" w:eastAsia="宋体" w:cs="Times New Roman"/>
        </w:rPr>
      </w:pPr>
      <w:r>
        <w:rPr>
          <w:rFonts w:hint="default" w:ascii="Times New Roman" w:hAnsi="Times New Roman" w:eastAsia="宋体" w:cs="Times New Roman"/>
          <w:b/>
          <w:bCs/>
        </w:rPr>
        <w:t>返回值</w:t>
      </w:r>
      <w:r>
        <w:rPr>
          <w:rFonts w:hint="default" w:ascii="Times New Roman" w:hAnsi="Times New Roman" w:eastAsia="宋体" w:cs="Times New Roman"/>
        </w:rPr>
        <w:t>：</w:t>
      </w:r>
    </w:p>
    <w:p w14:paraId="74CE903A">
      <w:pPr>
        <w:numPr>
          <w:ilvl w:val="0"/>
          <w:numId w:val="75"/>
        </w:numPr>
        <w:rPr>
          <w:rFonts w:hint="default" w:ascii="Times New Roman" w:hAnsi="Times New Roman" w:eastAsia="宋体" w:cs="Times New Roman"/>
        </w:rPr>
      </w:pPr>
      <w:r>
        <w:rPr>
          <w:rFonts w:hint="default" w:ascii="Times New Roman" w:hAnsi="Times New Roman" w:eastAsia="宋体" w:cs="Times New Roman"/>
        </w:rPr>
        <w:t>int：执行结果</w:t>
      </w:r>
    </w:p>
    <w:p w14:paraId="337FE9F9">
      <w:pPr>
        <w:numPr>
          <w:ilvl w:val="1"/>
          <w:numId w:val="75"/>
        </w:numPr>
        <w:rPr>
          <w:rFonts w:hint="default" w:ascii="Times New Roman" w:hAnsi="Times New Roman" w:eastAsia="宋体" w:cs="Times New Roman"/>
        </w:rPr>
      </w:pPr>
      <w:r>
        <w:rPr>
          <w:rFonts w:hint="default" w:ascii="Times New Roman" w:hAnsi="Times New Roman" w:eastAsia="宋体" w:cs="Times New Roman"/>
        </w:rPr>
        <w:t>0：成功</w:t>
      </w:r>
    </w:p>
    <w:p w14:paraId="4D3FB452">
      <w:pPr>
        <w:numPr>
          <w:ilvl w:val="1"/>
          <w:numId w:val="75"/>
        </w:numPr>
        <w:rPr>
          <w:rFonts w:hint="default" w:ascii="Times New Roman" w:hAnsi="Times New Roman" w:eastAsia="宋体" w:cs="Times New Roman"/>
        </w:rPr>
      </w:pPr>
      <w:r>
        <w:rPr>
          <w:rFonts w:hint="default" w:ascii="Times New Roman" w:hAnsi="Times New Roman" w:eastAsia="宋体" w:cs="Times New Roman"/>
        </w:rPr>
        <w:t>非 0：失败，错误码见附录 1</w:t>
      </w:r>
    </w:p>
    <w:p w14:paraId="1FF596D7">
      <w:pPr>
        <w:rPr>
          <w:rFonts w:hint="default" w:ascii="Times New Roman" w:hAnsi="Times New Roman" w:eastAsia="宋体" w:cs="Times New Roman"/>
        </w:rPr>
      </w:pPr>
      <w:r>
        <w:rPr>
          <w:rFonts w:hint="default" w:ascii="Times New Roman" w:hAnsi="Times New Roman" w:eastAsia="宋体" w:cs="Times New Roman"/>
          <w:b/>
          <w:bCs/>
        </w:rPr>
        <w:t>说明</w:t>
      </w:r>
      <w:r>
        <w:rPr>
          <w:rFonts w:hint="default" w:ascii="Times New Roman" w:hAnsi="Times New Roman" w:eastAsia="宋体" w:cs="Times New Roman"/>
        </w:rPr>
        <w:t>：</w:t>
      </w:r>
    </w:p>
    <w:p w14:paraId="2BA882E9">
      <w:pPr>
        <w:rPr>
          <w:rFonts w:hint="default" w:ascii="Times New Roman" w:hAnsi="Times New Roman" w:eastAsia="宋体" w:cs="Times New Roman"/>
        </w:rPr>
      </w:pPr>
      <w:r>
        <w:rPr>
          <w:rFonts w:hint="default" w:ascii="Times New Roman" w:hAnsi="Times New Roman" w:eastAsia="宋体" w:cs="Times New Roman"/>
        </w:rPr>
        <w:t>关闭关节实时跟踪模式，退出实时控制状态。</w:t>
      </w:r>
    </w:p>
    <w:p w14:paraId="7AB2DF16">
      <w:pPr>
        <w:pStyle w:val="6"/>
        <w:rPr>
          <w:rFonts w:hint="default" w:ascii="Times New Roman" w:hAnsi="Times New Roman" w:eastAsia="宋体" w:cs="Times New Roman"/>
        </w:rPr>
      </w:pPr>
      <w:bookmarkStart w:id="93" w:name="_Toc26644"/>
      <w:r>
        <w:rPr>
          <w:rFonts w:hint="default" w:ascii="Times New Roman" w:hAnsi="Times New Roman" w:eastAsia="宋体" w:cs="Times New Roman"/>
        </w:rPr>
        <w:t>5.1</w:t>
      </w:r>
      <w:r>
        <w:rPr>
          <w:rFonts w:hint="default" w:ascii="Times New Roman" w:hAnsi="Times New Roman" w:eastAsia="宋体" w:cs="Times New Roman"/>
        </w:rPr>
        <w:t>.3 set_servoJ_pos - 设置实时跟踪关节位置</w:t>
      </w:r>
      <w:bookmarkEnd w:id="93"/>
    </w:p>
    <w:p w14:paraId="3B2542E8">
      <w:pPr>
        <w:rPr>
          <w:rFonts w:hint="default" w:ascii="Times New Roman" w:hAnsi="Times New Roman" w:eastAsia="宋体" w:cs="Times New Roman"/>
        </w:rPr>
      </w:pPr>
      <w:r>
        <w:rPr>
          <w:rFonts w:hint="default" w:ascii="Times New Roman" w:hAnsi="Times New Roman" w:eastAsia="宋体" w:cs="Times New Roman"/>
          <w:b/>
          <w:bCs/>
        </w:rPr>
        <w:t>方法</w:t>
      </w:r>
      <w:r>
        <w:rPr>
          <w:rFonts w:hint="default" w:ascii="Times New Roman" w:hAnsi="Times New Roman" w:eastAsia="宋体" w:cs="Times New Roman"/>
        </w:rPr>
        <w:t>：</w:t>
      </w:r>
    </w:p>
    <w:p w14:paraId="1F84981F">
      <w:pPr>
        <w:rPr>
          <w:rFonts w:hint="default" w:ascii="Times New Roman" w:hAnsi="Times New Roman" w:eastAsia="宋体" w:cs="Times New Roman"/>
        </w:rPr>
      </w:pPr>
      <w:r>
        <w:rPr>
          <w:rFonts w:hint="default" w:ascii="Times New Roman" w:hAnsi="Times New Roman" w:eastAsia="宋体" w:cs="Times New Roman"/>
        </w:rPr>
        <w:t>set_servoJ_pos(socketFd: int, q: VectorDouble) -&gt; int</w:t>
      </w:r>
    </w:p>
    <w:p w14:paraId="3CCCAEEF">
      <w:pPr>
        <w:rPr>
          <w:rFonts w:hint="default" w:ascii="Times New Roman" w:hAnsi="Times New Roman" w:eastAsia="宋体" w:cs="Times New Roman"/>
        </w:rPr>
      </w:pPr>
      <w:r>
        <w:rPr>
          <w:rFonts w:hint="default" w:ascii="Times New Roman" w:hAnsi="Times New Roman" w:eastAsia="宋体" w:cs="Times New Roman"/>
          <w:b/>
          <w:bCs/>
        </w:rPr>
        <w:t>参数</w:t>
      </w:r>
      <w:r>
        <w:rPr>
          <w:rFonts w:hint="default" w:ascii="Times New Roman" w:hAnsi="Times New Roman" w:eastAsia="宋体" w:cs="Times New Roman"/>
        </w:rPr>
        <w:t>：</w:t>
      </w:r>
    </w:p>
    <w:p w14:paraId="135FE037">
      <w:pPr>
        <w:numPr>
          <w:ilvl w:val="0"/>
          <w:numId w:val="76"/>
        </w:numPr>
        <w:rPr>
          <w:rFonts w:hint="default" w:ascii="Times New Roman" w:hAnsi="Times New Roman" w:eastAsia="宋体" w:cs="Times New Roman"/>
        </w:rPr>
      </w:pPr>
      <w:r>
        <w:rPr>
          <w:rFonts w:hint="default" w:ascii="Times New Roman" w:hAnsi="Times New Roman" w:eastAsia="宋体" w:cs="Times New Roman"/>
        </w:rPr>
        <w:t>socketFd：连接句柄</w:t>
      </w:r>
    </w:p>
    <w:p w14:paraId="60296C34">
      <w:pPr>
        <w:numPr>
          <w:ilvl w:val="0"/>
          <w:numId w:val="76"/>
        </w:numPr>
        <w:rPr>
          <w:rFonts w:hint="default" w:ascii="Times New Roman" w:hAnsi="Times New Roman" w:eastAsia="宋体" w:cs="Times New Roman"/>
        </w:rPr>
      </w:pPr>
      <w:r>
        <w:rPr>
          <w:rFonts w:hint="default" w:ascii="Times New Roman" w:hAnsi="Times New Roman" w:eastAsia="宋体" w:cs="Times New Roman"/>
        </w:rPr>
        <w:t>q：目标关节角度（单位：°），长度与机器人轴数一致</w:t>
      </w:r>
      <w:r>
        <w:rPr>
          <w:rFonts w:hint="default" w:ascii="Times New Roman" w:hAnsi="Times New Roman" w:eastAsia="宋体" w:cs="Times New Roman"/>
        </w:rPr>
        <w:t>（6轴第七轴填0）</w:t>
      </w:r>
    </w:p>
    <w:p w14:paraId="3028F902">
      <w:pPr>
        <w:rPr>
          <w:rFonts w:hint="default" w:ascii="Times New Roman" w:hAnsi="Times New Roman" w:eastAsia="宋体" w:cs="Times New Roman"/>
        </w:rPr>
      </w:pPr>
      <w:r>
        <w:rPr>
          <w:rFonts w:hint="default" w:ascii="Times New Roman" w:hAnsi="Times New Roman" w:eastAsia="宋体" w:cs="Times New Roman"/>
          <w:b/>
          <w:bCs/>
        </w:rPr>
        <w:t>返回值</w:t>
      </w:r>
      <w:r>
        <w:rPr>
          <w:rFonts w:hint="default" w:ascii="Times New Roman" w:hAnsi="Times New Roman" w:eastAsia="宋体" w:cs="Times New Roman"/>
        </w:rPr>
        <w:t>：</w:t>
      </w:r>
    </w:p>
    <w:p w14:paraId="2EE58DB5">
      <w:pPr>
        <w:numPr>
          <w:ilvl w:val="0"/>
          <w:numId w:val="77"/>
        </w:numPr>
        <w:rPr>
          <w:rFonts w:hint="default" w:ascii="Times New Roman" w:hAnsi="Times New Roman" w:eastAsia="宋体" w:cs="Times New Roman"/>
        </w:rPr>
      </w:pPr>
      <w:r>
        <w:rPr>
          <w:rFonts w:hint="default" w:ascii="Times New Roman" w:hAnsi="Times New Roman" w:eastAsia="宋体" w:cs="Times New Roman"/>
        </w:rPr>
        <w:t>int：执行结果</w:t>
      </w:r>
    </w:p>
    <w:p w14:paraId="377A1346">
      <w:pPr>
        <w:numPr>
          <w:ilvl w:val="1"/>
          <w:numId w:val="77"/>
        </w:numPr>
        <w:rPr>
          <w:rFonts w:hint="default" w:ascii="Times New Roman" w:hAnsi="Times New Roman" w:eastAsia="宋体" w:cs="Times New Roman"/>
        </w:rPr>
      </w:pPr>
      <w:r>
        <w:rPr>
          <w:rFonts w:hint="default" w:ascii="Times New Roman" w:hAnsi="Times New Roman" w:eastAsia="宋体" w:cs="Times New Roman"/>
        </w:rPr>
        <w:t>0：成功</w:t>
      </w:r>
    </w:p>
    <w:p w14:paraId="614238F2">
      <w:pPr>
        <w:numPr>
          <w:ilvl w:val="1"/>
          <w:numId w:val="77"/>
        </w:numPr>
        <w:rPr>
          <w:rFonts w:hint="default" w:ascii="Times New Roman" w:hAnsi="Times New Roman" w:eastAsia="宋体" w:cs="Times New Roman"/>
        </w:rPr>
      </w:pPr>
      <w:r>
        <w:rPr>
          <w:rFonts w:hint="default" w:ascii="Times New Roman" w:hAnsi="Times New Roman" w:eastAsia="宋体" w:cs="Times New Roman"/>
        </w:rPr>
        <w:t>非 0：失败，错误码见附录 1</w:t>
      </w:r>
    </w:p>
    <w:p w14:paraId="448F97EC">
      <w:pPr>
        <w:rPr>
          <w:rFonts w:hint="default" w:ascii="Times New Roman" w:hAnsi="Times New Roman" w:eastAsia="宋体" w:cs="Times New Roman"/>
        </w:rPr>
      </w:pPr>
      <w:r>
        <w:rPr>
          <w:rFonts w:hint="default" w:ascii="Times New Roman" w:hAnsi="Times New Roman" w:eastAsia="宋体" w:cs="Times New Roman"/>
          <w:b/>
          <w:bCs/>
        </w:rPr>
        <w:t>说明</w:t>
      </w:r>
      <w:r>
        <w:rPr>
          <w:rFonts w:hint="default" w:ascii="Times New Roman" w:hAnsi="Times New Roman" w:eastAsia="宋体" w:cs="Times New Roman"/>
        </w:rPr>
        <w:t>：</w:t>
      </w:r>
    </w:p>
    <w:p w14:paraId="53C403D0">
      <w:pPr>
        <w:rPr>
          <w:rFonts w:hint="default" w:ascii="Times New Roman" w:hAnsi="Times New Roman" w:eastAsia="宋体" w:cs="Times New Roman"/>
        </w:rPr>
      </w:pPr>
      <w:r>
        <w:rPr>
          <w:rFonts w:hint="default" w:ascii="Times New Roman" w:hAnsi="Times New Roman" w:eastAsia="宋体" w:cs="Times New Roman"/>
        </w:rPr>
        <w:t>在</w:t>
      </w:r>
      <w:r>
        <w:rPr>
          <w:rFonts w:hint="default" w:ascii="Times New Roman" w:hAnsi="Times New Roman" w:eastAsia="宋体" w:cs="Times New Roman"/>
          <w:b/>
          <w:bCs/>
        </w:rPr>
        <w:t>已打开跟踪模式</w:t>
      </w:r>
      <w:r>
        <w:rPr>
          <w:rFonts w:hint="default" w:ascii="Times New Roman" w:hAnsi="Times New Roman" w:eastAsia="宋体" w:cs="Times New Roman"/>
        </w:rPr>
        <w:t>下，实时发送关节角度，机械臂会立即跟踪到目标位置。</w:t>
      </w:r>
    </w:p>
    <w:p w14:paraId="21D31C8E">
      <w:pPr>
        <w:rPr>
          <w:rFonts w:hint="default" w:ascii="Times New Roman" w:hAnsi="Times New Roman" w:eastAsia="宋体" w:cs="Times New Roman"/>
        </w:rPr>
      </w:pPr>
      <w:r>
        <w:rPr>
          <w:rFonts w:hint="default" w:ascii="Times New Roman" w:hAnsi="Times New Roman" w:eastAsia="宋体" w:cs="Times New Roman"/>
        </w:rPr>
        <w:pict>
          <v:rect id="_x0000_i1074" o:spt="1" style="height:1.5pt;width:0pt;" fillcolor="#000000" filled="t" stroked="f" coordsize="21600,21600" o:hr="t" o:hrstd="t" o:hrnoshade="t" o:hralign="center">
            <v:path/>
            <v:fill on="t" focussize="0,0"/>
            <v:stroke on="f"/>
            <v:imagedata o:title=""/>
            <o:lock v:ext="edit"/>
            <w10:wrap type="none"/>
            <w10:anchorlock/>
          </v:rect>
        </w:pict>
      </w:r>
    </w:p>
    <w:p w14:paraId="3AFB2CD5">
      <w:pPr>
        <w:rPr>
          <w:rFonts w:hint="default" w:ascii="Times New Roman" w:hAnsi="Times New Roman" w:eastAsia="宋体" w:cs="Times New Roman"/>
        </w:rPr>
      </w:pPr>
      <w:r>
        <w:rPr>
          <w:rFonts w:hint="default" w:ascii="Times New Roman" w:hAnsi="Times New Roman" w:eastAsia="宋体" w:cs="Times New Roman"/>
        </w:rPr>
        <w:t>使用示例（Python）</w:t>
      </w:r>
    </w:p>
    <w:p w14:paraId="50F3B887">
      <w:pPr>
        <w:rPr>
          <w:rFonts w:hint="default" w:ascii="Times New Roman" w:hAnsi="Times New Roman" w:eastAsia="宋体" w:cs="Times New Roman"/>
        </w:rPr>
      </w:pPr>
      <w:r>
        <w:rPr>
          <w:rFonts w:hint="default" w:ascii="Times New Roman" w:hAnsi="Times New Roman" w:eastAsia="宋体" w:cs="Times New Roman"/>
        </w:rPr>
        <w:t>python</w:t>
      </w:r>
    </w:p>
    <w:p w14:paraId="30FAE205">
      <w:pPr>
        <w:rPr>
          <w:rFonts w:hint="default" w:ascii="Times New Roman" w:hAnsi="Times New Roman" w:eastAsia="宋体" w:cs="Times New Roman"/>
        </w:rPr>
      </w:pPr>
      <w:r>
        <w:rPr>
          <w:rFonts w:hint="default" w:ascii="Times New Roman" w:hAnsi="Times New Roman" w:eastAsia="宋体" w:cs="Times New Roman"/>
        </w:rPr>
        <w:t>运行</w:t>
      </w:r>
    </w:p>
    <w:p w14:paraId="23BD9E87">
      <w:pPr>
        <w:rPr>
          <w:rFonts w:hint="default" w:ascii="Times New Roman" w:hAnsi="Times New Roman" w:eastAsia="宋体" w:cs="Times New Roman"/>
        </w:rPr>
      </w:pPr>
      <w:r>
        <w:rPr>
          <w:rFonts w:hint="default" w:ascii="Times New Roman" w:hAnsi="Times New Roman" w:eastAsia="宋体" w:cs="Times New Roman"/>
        </w:rPr>
        <w:t>import nrc_interface as nrc</w:t>
      </w:r>
    </w:p>
    <w:p w14:paraId="3C776A2C">
      <w:pPr>
        <w:rPr>
          <w:rFonts w:hint="default" w:ascii="Times New Roman" w:hAnsi="Times New Roman" w:eastAsia="宋体" w:cs="Times New Roman"/>
        </w:rPr>
      </w:pPr>
      <w:r>
        <w:rPr>
          <w:rFonts w:hint="default" w:ascii="Times New Roman" w:hAnsi="Times New Roman" w:eastAsia="宋体" w:cs="Times New Roman"/>
        </w:rPr>
        <w:t>import time</w:t>
      </w:r>
    </w:p>
    <w:p w14:paraId="4C30FE9D">
      <w:pPr>
        <w:rPr>
          <w:rFonts w:hint="default" w:ascii="Times New Roman" w:hAnsi="Times New Roman" w:eastAsia="宋体" w:cs="Times New Roman"/>
        </w:rPr>
      </w:pPr>
    </w:p>
    <w:p w14:paraId="0EA4A4B4">
      <w:pPr>
        <w:rPr>
          <w:rFonts w:hint="default" w:ascii="Times New Roman" w:hAnsi="Times New Roman" w:eastAsia="宋体" w:cs="Times New Roman"/>
        </w:rPr>
      </w:pPr>
      <w:r>
        <w:rPr>
          <w:rFonts w:hint="default" w:ascii="Times New Roman" w:hAnsi="Times New Roman" w:eastAsia="宋体" w:cs="Times New Roman"/>
        </w:rPr>
        <w:t># 建立连接</w:t>
      </w:r>
    </w:p>
    <w:p w14:paraId="5D4F54CC">
      <w:pPr>
        <w:rPr>
          <w:rFonts w:hint="default" w:ascii="Times New Roman" w:hAnsi="Times New Roman" w:eastAsia="宋体" w:cs="Times New Roman"/>
        </w:rPr>
      </w:pPr>
      <w:r>
        <w:rPr>
          <w:rFonts w:hint="default" w:ascii="Times New Roman" w:hAnsi="Times New Roman" w:eastAsia="宋体" w:cs="Times New Roman"/>
        </w:rPr>
        <w:t>socket_fd = nrc.connect_robot("192.168.1.13", "6001")</w:t>
      </w:r>
    </w:p>
    <w:p w14:paraId="4774F3EB">
      <w:pPr>
        <w:rPr>
          <w:rFonts w:hint="default" w:ascii="Times New Roman" w:hAnsi="Times New Roman" w:eastAsia="宋体" w:cs="Times New Roman"/>
        </w:rPr>
      </w:pPr>
      <w:r>
        <w:rPr>
          <w:rFonts w:hint="default" w:ascii="Times New Roman" w:hAnsi="Times New Roman" w:eastAsia="宋体" w:cs="Times New Roman"/>
        </w:rPr>
        <w:t>socket_fd</w:t>
      </w:r>
      <w:r>
        <w:rPr>
          <w:rFonts w:hint="default" w:ascii="Times New Roman" w:hAnsi="Times New Roman" w:eastAsia="宋体" w:cs="Times New Roman"/>
        </w:rPr>
        <w:t>_7000</w:t>
      </w:r>
      <w:r>
        <w:rPr>
          <w:rFonts w:hint="default" w:ascii="Times New Roman" w:hAnsi="Times New Roman" w:eastAsia="宋体" w:cs="Times New Roman"/>
        </w:rPr>
        <w:t xml:space="preserve"> = nrc.connect_robot("192.168.1.13", "</w:t>
      </w:r>
      <w:r>
        <w:rPr>
          <w:rFonts w:hint="default" w:ascii="Times New Roman" w:hAnsi="Times New Roman" w:eastAsia="宋体" w:cs="Times New Roman"/>
        </w:rPr>
        <w:t>7000</w:t>
      </w:r>
      <w:r>
        <w:rPr>
          <w:rFonts w:hint="default" w:ascii="Times New Roman" w:hAnsi="Times New Roman" w:eastAsia="宋体" w:cs="Times New Roman"/>
        </w:rPr>
        <w:t>")</w:t>
      </w:r>
    </w:p>
    <w:p w14:paraId="6CBE6818">
      <w:pPr>
        <w:rPr>
          <w:rFonts w:hint="default" w:ascii="Times New Roman" w:hAnsi="Times New Roman" w:eastAsia="宋体" w:cs="Times New Roman"/>
        </w:rPr>
      </w:pPr>
      <w:r>
        <w:rPr>
          <w:rFonts w:hint="default" w:ascii="Times New Roman" w:hAnsi="Times New Roman" w:eastAsia="宋体" w:cs="Times New Roman"/>
        </w:rPr>
        <w:t># 设置运行模式速度</w:t>
      </w:r>
    </w:p>
    <w:p w14:paraId="5FAC45DF">
      <w:pPr>
        <w:rPr>
          <w:rFonts w:hint="default" w:ascii="Times New Roman" w:hAnsi="Times New Roman" w:eastAsia="宋体" w:cs="Times New Roman"/>
        </w:rPr>
      </w:pPr>
      <w:r>
        <w:rPr>
          <w:rFonts w:hint="default" w:ascii="Times New Roman" w:hAnsi="Times New Roman" w:eastAsia="宋体" w:cs="Times New Roman"/>
        </w:rPr>
        <w:t>nrc.set_speed(socket_fd, 10)</w:t>
      </w:r>
    </w:p>
    <w:p w14:paraId="6F015E3D">
      <w:pPr>
        <w:rPr>
          <w:rFonts w:hint="default" w:ascii="Times New Roman" w:hAnsi="Times New Roman" w:eastAsia="宋体" w:cs="Times New Roman"/>
        </w:rPr>
      </w:pPr>
    </w:p>
    <w:p w14:paraId="22894F63">
      <w:pPr>
        <w:rPr>
          <w:rFonts w:hint="default" w:ascii="Times New Roman" w:hAnsi="Times New Roman" w:eastAsia="宋体" w:cs="Times New Roman"/>
        </w:rPr>
      </w:pPr>
      <w:r>
        <w:rPr>
          <w:rFonts w:hint="default" w:ascii="Times New Roman" w:hAnsi="Times New Roman" w:eastAsia="宋体" w:cs="Times New Roman"/>
        </w:rPr>
        <w:t># ====================== 打开关节跟踪模式 ======================</w:t>
      </w:r>
    </w:p>
    <w:p w14:paraId="08B73AF2">
      <w:pPr>
        <w:rPr>
          <w:rFonts w:hint="default" w:ascii="Times New Roman" w:hAnsi="Times New Roman" w:eastAsia="宋体" w:cs="Times New Roman"/>
        </w:rPr>
      </w:pPr>
      <w:r>
        <w:rPr>
          <w:rFonts w:hint="default" w:ascii="Times New Roman" w:hAnsi="Times New Roman" w:eastAsia="宋体" w:cs="Times New Roman"/>
        </w:rPr>
        <w:t>vmax = [</w:t>
      </w:r>
      <w:r>
        <w:rPr>
          <w:rFonts w:hint="default" w:ascii="Times New Roman" w:hAnsi="Times New Roman" w:eastAsia="宋体" w:cs="Times New Roman"/>
        </w:rPr>
        <w:t>300</w:t>
      </w:r>
      <w:r>
        <w:rPr>
          <w:rFonts w:hint="default" w:ascii="Times New Roman" w:hAnsi="Times New Roman" w:eastAsia="宋体" w:cs="Times New Roman"/>
        </w:rPr>
        <w:t xml:space="preserve">, </w:t>
      </w:r>
      <w:r>
        <w:rPr>
          <w:rFonts w:hint="default" w:ascii="Times New Roman" w:hAnsi="Times New Roman" w:eastAsia="宋体" w:cs="Times New Roman"/>
        </w:rPr>
        <w:t>300</w:t>
      </w:r>
      <w:r>
        <w:rPr>
          <w:rFonts w:hint="default" w:ascii="Times New Roman" w:hAnsi="Times New Roman" w:eastAsia="宋体" w:cs="Times New Roman"/>
        </w:rPr>
        <w:t xml:space="preserve">, </w:t>
      </w:r>
      <w:r>
        <w:rPr>
          <w:rFonts w:hint="default" w:ascii="Times New Roman" w:hAnsi="Times New Roman" w:eastAsia="宋体" w:cs="Times New Roman"/>
        </w:rPr>
        <w:t>.300</w:t>
      </w:r>
      <w:r>
        <w:rPr>
          <w:rFonts w:hint="default" w:ascii="Times New Roman" w:hAnsi="Times New Roman" w:eastAsia="宋体" w:cs="Times New Roman"/>
        </w:rPr>
        <w:t xml:space="preserve">, </w:t>
      </w:r>
      <w:r>
        <w:rPr>
          <w:rFonts w:hint="default" w:ascii="Times New Roman" w:hAnsi="Times New Roman" w:eastAsia="宋体" w:cs="Times New Roman"/>
        </w:rPr>
        <w:t>300</w:t>
      </w:r>
      <w:r>
        <w:rPr>
          <w:rFonts w:hint="default" w:ascii="Times New Roman" w:hAnsi="Times New Roman" w:eastAsia="宋体" w:cs="Times New Roman"/>
        </w:rPr>
        <w:t xml:space="preserve">, </w:t>
      </w:r>
      <w:r>
        <w:rPr>
          <w:rFonts w:hint="default" w:ascii="Times New Roman" w:hAnsi="Times New Roman" w:eastAsia="宋体" w:cs="Times New Roman"/>
        </w:rPr>
        <w:t>300</w:t>
      </w:r>
      <w:r>
        <w:rPr>
          <w:rFonts w:hint="default" w:ascii="Times New Roman" w:hAnsi="Times New Roman" w:eastAsia="宋体" w:cs="Times New Roman"/>
        </w:rPr>
        <w:t xml:space="preserve">, </w:t>
      </w:r>
      <w:r>
        <w:rPr>
          <w:rFonts w:hint="default" w:ascii="Times New Roman" w:hAnsi="Times New Roman" w:eastAsia="宋体" w:cs="Times New Roman"/>
        </w:rPr>
        <w:t>300</w:t>
      </w:r>
      <w:r>
        <w:rPr>
          <w:rFonts w:hint="default" w:ascii="Times New Roman" w:hAnsi="Times New Roman" w:eastAsia="宋体" w:cs="Times New Roman"/>
        </w:rPr>
        <w:t xml:space="preserve">, </w:t>
      </w:r>
      <w:r>
        <w:rPr>
          <w:rFonts w:hint="default" w:ascii="Times New Roman" w:hAnsi="Times New Roman" w:eastAsia="宋体" w:cs="Times New Roman"/>
        </w:rPr>
        <w:t>300</w:t>
      </w:r>
      <w:r>
        <w:rPr>
          <w:rFonts w:hint="default" w:ascii="Times New Roman" w:hAnsi="Times New Roman" w:eastAsia="宋体" w:cs="Times New Roman"/>
        </w:rPr>
        <w:t>]</w:t>
      </w:r>
    </w:p>
    <w:p w14:paraId="785D0F4E">
      <w:pPr>
        <w:rPr>
          <w:rFonts w:hint="default" w:ascii="Times New Roman" w:hAnsi="Times New Roman" w:eastAsia="宋体" w:cs="Times New Roman"/>
        </w:rPr>
      </w:pPr>
      <w:r>
        <w:rPr>
          <w:rFonts w:hint="default" w:ascii="Times New Roman" w:hAnsi="Times New Roman" w:eastAsia="宋体" w:cs="Times New Roman"/>
        </w:rPr>
        <w:t>amax = [</w:t>
      </w:r>
      <w:r>
        <w:rPr>
          <w:rFonts w:hint="default" w:ascii="Times New Roman" w:hAnsi="Times New Roman" w:eastAsia="宋体" w:cs="Times New Roman"/>
        </w:rPr>
        <w:t>3000</w:t>
      </w:r>
      <w:r>
        <w:rPr>
          <w:rFonts w:hint="default" w:ascii="Times New Roman" w:hAnsi="Times New Roman" w:eastAsia="宋体" w:cs="Times New Roman"/>
        </w:rPr>
        <w:t xml:space="preserve">, </w:t>
      </w:r>
      <w:r>
        <w:rPr>
          <w:rFonts w:hint="default" w:ascii="Times New Roman" w:hAnsi="Times New Roman" w:eastAsia="宋体" w:cs="Times New Roman"/>
        </w:rPr>
        <w:t>3000</w:t>
      </w:r>
      <w:r>
        <w:rPr>
          <w:rFonts w:hint="default" w:ascii="Times New Roman" w:hAnsi="Times New Roman" w:eastAsia="宋体" w:cs="Times New Roman"/>
        </w:rPr>
        <w:t xml:space="preserve">, </w:t>
      </w:r>
      <w:r>
        <w:rPr>
          <w:rFonts w:hint="default" w:ascii="Times New Roman" w:hAnsi="Times New Roman" w:eastAsia="宋体" w:cs="Times New Roman"/>
        </w:rPr>
        <w:t>3000</w:t>
      </w:r>
      <w:r>
        <w:rPr>
          <w:rFonts w:hint="default" w:ascii="Times New Roman" w:hAnsi="Times New Roman" w:eastAsia="宋体" w:cs="Times New Roman"/>
        </w:rPr>
        <w:t xml:space="preserve">, </w:t>
      </w:r>
      <w:r>
        <w:rPr>
          <w:rFonts w:hint="default" w:ascii="Times New Roman" w:hAnsi="Times New Roman" w:eastAsia="宋体" w:cs="Times New Roman"/>
        </w:rPr>
        <w:t>3000</w:t>
      </w:r>
      <w:r>
        <w:rPr>
          <w:rFonts w:hint="default" w:ascii="Times New Roman" w:hAnsi="Times New Roman" w:eastAsia="宋体" w:cs="Times New Roman"/>
        </w:rPr>
        <w:t xml:space="preserve">, </w:t>
      </w:r>
      <w:r>
        <w:rPr>
          <w:rFonts w:hint="default" w:ascii="Times New Roman" w:hAnsi="Times New Roman" w:eastAsia="宋体" w:cs="Times New Roman"/>
        </w:rPr>
        <w:t>3000</w:t>
      </w:r>
      <w:r>
        <w:rPr>
          <w:rFonts w:hint="default" w:ascii="Times New Roman" w:hAnsi="Times New Roman" w:eastAsia="宋体" w:cs="Times New Roman"/>
        </w:rPr>
        <w:t xml:space="preserve">, </w:t>
      </w:r>
      <w:r>
        <w:rPr>
          <w:rFonts w:hint="default" w:ascii="Times New Roman" w:hAnsi="Times New Roman" w:eastAsia="宋体" w:cs="Times New Roman"/>
        </w:rPr>
        <w:t>3000</w:t>
      </w:r>
      <w:r>
        <w:rPr>
          <w:rFonts w:hint="default" w:ascii="Times New Roman" w:hAnsi="Times New Roman" w:eastAsia="宋体" w:cs="Times New Roman"/>
        </w:rPr>
        <w:t xml:space="preserve">, </w:t>
      </w:r>
      <w:r>
        <w:rPr>
          <w:rFonts w:hint="default" w:ascii="Times New Roman" w:hAnsi="Times New Roman" w:eastAsia="宋体" w:cs="Times New Roman"/>
        </w:rPr>
        <w:t>3000</w:t>
      </w:r>
      <w:r>
        <w:rPr>
          <w:rFonts w:hint="default" w:ascii="Times New Roman" w:hAnsi="Times New Roman" w:eastAsia="宋体" w:cs="Times New Roman"/>
        </w:rPr>
        <w:t>]</w:t>
      </w:r>
    </w:p>
    <w:p w14:paraId="252128C9">
      <w:pPr>
        <w:rPr>
          <w:rFonts w:hint="default" w:ascii="Times New Roman" w:hAnsi="Times New Roman" w:eastAsia="宋体" w:cs="Times New Roman"/>
        </w:rPr>
      </w:pPr>
      <w:r>
        <w:rPr>
          <w:rFonts w:hint="default" w:ascii="Times New Roman" w:hAnsi="Times New Roman" w:eastAsia="宋体" w:cs="Times New Roman"/>
        </w:rPr>
        <w:t>jmax = [</w:t>
      </w:r>
      <w:r>
        <w:rPr>
          <w:rFonts w:hint="default" w:ascii="Times New Roman" w:hAnsi="Times New Roman" w:eastAsia="宋体" w:cs="Times New Roman"/>
        </w:rPr>
        <w:t>50000</w:t>
      </w:r>
      <w:r>
        <w:rPr>
          <w:rFonts w:hint="default" w:ascii="Times New Roman" w:hAnsi="Times New Roman" w:eastAsia="宋体" w:cs="Times New Roman"/>
        </w:rPr>
        <w:t xml:space="preserve">, </w:t>
      </w:r>
      <w:r>
        <w:rPr>
          <w:rFonts w:hint="default" w:ascii="Times New Roman" w:hAnsi="Times New Roman" w:eastAsia="宋体" w:cs="Times New Roman"/>
        </w:rPr>
        <w:t>50000</w:t>
      </w:r>
      <w:r>
        <w:rPr>
          <w:rFonts w:hint="default" w:ascii="Times New Roman" w:hAnsi="Times New Roman" w:eastAsia="宋体" w:cs="Times New Roman"/>
        </w:rPr>
        <w:t xml:space="preserve">, </w:t>
      </w:r>
      <w:r>
        <w:rPr>
          <w:rFonts w:hint="default" w:ascii="Times New Roman" w:hAnsi="Times New Roman" w:eastAsia="宋体" w:cs="Times New Roman"/>
        </w:rPr>
        <w:t>50000</w:t>
      </w:r>
      <w:r>
        <w:rPr>
          <w:rFonts w:hint="default" w:ascii="Times New Roman" w:hAnsi="Times New Roman" w:eastAsia="宋体" w:cs="Times New Roman"/>
        </w:rPr>
        <w:t xml:space="preserve">, </w:t>
      </w:r>
      <w:r>
        <w:rPr>
          <w:rFonts w:hint="default" w:ascii="Times New Roman" w:hAnsi="Times New Roman" w:eastAsia="宋体" w:cs="Times New Roman"/>
        </w:rPr>
        <w:t>50000</w:t>
      </w:r>
      <w:r>
        <w:rPr>
          <w:rFonts w:hint="default" w:ascii="Times New Roman" w:hAnsi="Times New Roman" w:eastAsia="宋体" w:cs="Times New Roman"/>
        </w:rPr>
        <w:t xml:space="preserve">, </w:t>
      </w:r>
      <w:r>
        <w:rPr>
          <w:rFonts w:hint="default" w:ascii="Times New Roman" w:hAnsi="Times New Roman" w:eastAsia="宋体" w:cs="Times New Roman"/>
        </w:rPr>
        <w:t>50000</w:t>
      </w:r>
      <w:r>
        <w:rPr>
          <w:rFonts w:hint="default" w:ascii="Times New Roman" w:hAnsi="Times New Roman" w:eastAsia="宋体" w:cs="Times New Roman"/>
        </w:rPr>
        <w:t xml:space="preserve">, </w:t>
      </w:r>
      <w:r>
        <w:rPr>
          <w:rFonts w:hint="default" w:ascii="Times New Roman" w:hAnsi="Times New Roman" w:eastAsia="宋体" w:cs="Times New Roman"/>
        </w:rPr>
        <w:t>50000</w:t>
      </w:r>
      <w:r>
        <w:rPr>
          <w:rFonts w:hint="default" w:ascii="Times New Roman" w:hAnsi="Times New Roman" w:eastAsia="宋体" w:cs="Times New Roman"/>
        </w:rPr>
        <w:t xml:space="preserve">, </w:t>
      </w:r>
      <w:r>
        <w:rPr>
          <w:rFonts w:hint="default" w:ascii="Times New Roman" w:hAnsi="Times New Roman" w:eastAsia="宋体" w:cs="Times New Roman"/>
        </w:rPr>
        <w:t>50000</w:t>
      </w:r>
      <w:r>
        <w:rPr>
          <w:rFonts w:hint="default" w:ascii="Times New Roman" w:hAnsi="Times New Roman" w:eastAsia="宋体" w:cs="Times New Roman"/>
        </w:rPr>
        <w:t>]</w:t>
      </w:r>
    </w:p>
    <w:p w14:paraId="04266DD5">
      <w:pPr>
        <w:rPr>
          <w:rFonts w:hint="default" w:ascii="Times New Roman" w:hAnsi="Times New Roman" w:eastAsia="宋体" w:cs="Times New Roman"/>
        </w:rPr>
      </w:pPr>
    </w:p>
    <w:p w14:paraId="51502A71">
      <w:pPr>
        <w:rPr>
          <w:rFonts w:hint="default" w:ascii="Times New Roman" w:hAnsi="Times New Roman" w:eastAsia="宋体" w:cs="Times New Roman"/>
        </w:rPr>
      </w:pPr>
      <w:r>
        <w:rPr>
          <w:rFonts w:hint="default" w:ascii="Times New Roman" w:hAnsi="Times New Roman" w:eastAsia="宋体" w:cs="Times New Roman"/>
        </w:rPr>
        <w:t>ret = nrc.open_servoJ(socket_fd</w:t>
      </w:r>
      <w:r>
        <w:rPr>
          <w:rFonts w:hint="default" w:ascii="Times New Roman" w:hAnsi="Times New Roman" w:eastAsia="宋体" w:cs="Times New Roman"/>
        </w:rPr>
        <w:t>_7000</w:t>
      </w:r>
      <w:r>
        <w:rPr>
          <w:rFonts w:hint="default" w:ascii="Times New Roman" w:hAnsi="Times New Roman" w:eastAsia="宋体" w:cs="Times New Roman"/>
        </w:rPr>
        <w:t>, vmax, amax, jmax)</w:t>
      </w:r>
    </w:p>
    <w:p w14:paraId="0B791562">
      <w:pPr>
        <w:rPr>
          <w:rFonts w:hint="default" w:ascii="Times New Roman" w:hAnsi="Times New Roman" w:eastAsia="宋体" w:cs="Times New Roman"/>
        </w:rPr>
      </w:pPr>
      <w:r>
        <w:rPr>
          <w:rFonts w:hint="default" w:ascii="Times New Roman" w:hAnsi="Times New Roman" w:eastAsia="宋体" w:cs="Times New Roman"/>
        </w:rPr>
        <w:t>print(f"打开关节跟踪模式返回值 = {ret}")</w:t>
      </w:r>
    </w:p>
    <w:p w14:paraId="3F360C65">
      <w:pPr>
        <w:rPr>
          <w:rFonts w:hint="default" w:ascii="Times New Roman" w:hAnsi="Times New Roman" w:eastAsia="宋体" w:cs="Times New Roman"/>
        </w:rPr>
      </w:pPr>
      <w:r>
        <w:rPr>
          <w:rFonts w:hint="default" w:ascii="Times New Roman" w:hAnsi="Times New Roman" w:eastAsia="宋体" w:cs="Times New Roman"/>
        </w:rPr>
        <w:t>time.sleep(0.2)</w:t>
      </w:r>
    </w:p>
    <w:p w14:paraId="17865696">
      <w:pPr>
        <w:rPr>
          <w:rFonts w:hint="default" w:ascii="Times New Roman" w:hAnsi="Times New Roman" w:eastAsia="宋体" w:cs="Times New Roman"/>
        </w:rPr>
      </w:pPr>
    </w:p>
    <w:p w14:paraId="17B46E71">
      <w:pPr>
        <w:rPr>
          <w:rFonts w:hint="default" w:ascii="Times New Roman" w:hAnsi="Times New Roman" w:eastAsia="宋体" w:cs="Times New Roman"/>
        </w:rPr>
      </w:pPr>
      <w:r>
        <w:rPr>
          <w:rFonts w:hint="default" w:ascii="Times New Roman" w:hAnsi="Times New Roman" w:eastAsia="宋体" w:cs="Times New Roman"/>
        </w:rPr>
        <w:t># ====================== 实时发送关节位置 ======================</w:t>
      </w:r>
    </w:p>
    <w:p w14:paraId="7FFDB67F">
      <w:pPr>
        <w:rPr>
          <w:rFonts w:hint="default" w:ascii="Times New Roman" w:hAnsi="Times New Roman" w:eastAsia="宋体" w:cs="Times New Roman"/>
        </w:rPr>
      </w:pPr>
      <w:r>
        <w:rPr>
          <w:rFonts w:hint="default" w:ascii="Times New Roman" w:hAnsi="Times New Roman" w:eastAsia="宋体" w:cs="Times New Roman"/>
        </w:rPr>
        <w:t>q = [0, 0, 0, 0, 0, 0, 0]</w:t>
      </w:r>
    </w:p>
    <w:p w14:paraId="71AE3296">
      <w:pPr>
        <w:rPr>
          <w:rFonts w:hint="default" w:ascii="Times New Roman" w:hAnsi="Times New Roman" w:eastAsia="宋体" w:cs="Times New Roman"/>
        </w:rPr>
      </w:pPr>
      <w:r>
        <w:rPr>
          <w:rFonts w:hint="default" w:ascii="Times New Roman" w:hAnsi="Times New Roman" w:eastAsia="宋体" w:cs="Times New Roman"/>
        </w:rPr>
        <w:t>#第6轴从0旋转到100度发送频率10ms</w:t>
      </w:r>
    </w:p>
    <w:p w14:paraId="434F10FC">
      <w:pPr>
        <w:rPr>
          <w:rFonts w:hint="default" w:ascii="Times New Roman" w:hAnsi="Times New Roman" w:eastAsia="宋体" w:cs="Times New Roman"/>
        </w:rPr>
      </w:pPr>
      <w:r>
        <w:rPr>
          <w:rFonts w:hint="default" w:ascii="Times New Roman" w:hAnsi="Times New Roman" w:eastAsia="宋体" w:cs="Times New Roman"/>
        </w:rPr>
        <w:t>while q[</w:t>
      </w:r>
      <w:r>
        <w:rPr>
          <w:rFonts w:hint="default" w:ascii="Times New Roman" w:hAnsi="Times New Roman" w:eastAsia="宋体" w:cs="Times New Roman"/>
        </w:rPr>
        <w:t>0</w:t>
      </w:r>
      <w:r>
        <w:rPr>
          <w:rFonts w:hint="default" w:ascii="Times New Roman" w:hAnsi="Times New Roman" w:eastAsia="宋体" w:cs="Times New Roman"/>
        </w:rPr>
        <w:t xml:space="preserve">] &lt; </w:t>
      </w:r>
      <w:r>
        <w:rPr>
          <w:rFonts w:hint="default" w:ascii="Times New Roman" w:hAnsi="Times New Roman" w:eastAsia="宋体" w:cs="Times New Roman"/>
        </w:rPr>
        <w:t>60</w:t>
      </w:r>
      <w:r>
        <w:rPr>
          <w:rFonts w:hint="default" w:ascii="Times New Roman" w:hAnsi="Times New Roman" w:eastAsia="宋体" w:cs="Times New Roman"/>
        </w:rPr>
        <w:t>:</w:t>
      </w:r>
    </w:p>
    <w:p w14:paraId="4B4B6E49">
      <w:pPr>
        <w:rPr>
          <w:rFonts w:hint="default" w:ascii="Times New Roman" w:hAnsi="Times New Roman" w:eastAsia="宋体" w:cs="Times New Roman"/>
        </w:rPr>
      </w:pPr>
      <w:r>
        <w:rPr>
          <w:rFonts w:hint="default" w:ascii="Times New Roman" w:hAnsi="Times New Roman" w:eastAsia="宋体" w:cs="Times New Roman"/>
        </w:rPr>
        <w:t xml:space="preserve">    q[</w:t>
      </w:r>
      <w:r>
        <w:rPr>
          <w:rFonts w:hint="default" w:ascii="Times New Roman" w:hAnsi="Times New Roman" w:eastAsia="宋体" w:cs="Times New Roman"/>
        </w:rPr>
        <w:t>0</w:t>
      </w:r>
      <w:r>
        <w:rPr>
          <w:rFonts w:hint="default" w:ascii="Times New Roman" w:hAnsi="Times New Roman" w:eastAsia="宋体" w:cs="Times New Roman"/>
        </w:rPr>
        <w:t>] += 1</w:t>
      </w:r>
    </w:p>
    <w:p w14:paraId="27D2BF16">
      <w:pPr>
        <w:rPr>
          <w:rFonts w:hint="default" w:ascii="Times New Roman" w:hAnsi="Times New Roman" w:eastAsia="宋体" w:cs="Times New Roman"/>
        </w:rPr>
      </w:pPr>
      <w:r>
        <w:rPr>
          <w:rFonts w:hint="default" w:ascii="Times New Roman" w:hAnsi="Times New Roman" w:eastAsia="宋体" w:cs="Times New Roman"/>
        </w:rPr>
        <w:t xml:space="preserve">    nrc.set_servoJ_pos(socket_fd</w:t>
      </w:r>
      <w:r>
        <w:rPr>
          <w:rFonts w:hint="default" w:ascii="Times New Roman" w:hAnsi="Times New Roman" w:eastAsia="宋体" w:cs="Times New Roman"/>
        </w:rPr>
        <w:t>_7000</w:t>
      </w:r>
      <w:r>
        <w:rPr>
          <w:rFonts w:hint="default" w:ascii="Times New Roman" w:hAnsi="Times New Roman" w:eastAsia="宋体" w:cs="Times New Roman"/>
        </w:rPr>
        <w:t>, q)</w:t>
      </w:r>
    </w:p>
    <w:p w14:paraId="5AF97D4A">
      <w:pPr>
        <w:rPr>
          <w:rFonts w:hint="default" w:ascii="Times New Roman" w:hAnsi="Times New Roman" w:eastAsia="宋体" w:cs="Times New Roman"/>
        </w:rPr>
      </w:pPr>
      <w:r>
        <w:rPr>
          <w:rFonts w:hint="default" w:ascii="Times New Roman" w:hAnsi="Times New Roman" w:eastAsia="宋体" w:cs="Times New Roman"/>
        </w:rPr>
        <w:t xml:space="preserve">    time.sleep(0.01)</w:t>
      </w:r>
    </w:p>
    <w:p w14:paraId="304878F8">
      <w:pPr>
        <w:rPr>
          <w:rFonts w:hint="default" w:ascii="Times New Roman" w:hAnsi="Times New Roman" w:eastAsia="宋体" w:cs="Times New Roman"/>
        </w:rPr>
      </w:pPr>
    </w:p>
    <w:p w14:paraId="675589F3">
      <w:pPr>
        <w:rPr>
          <w:rFonts w:hint="default" w:ascii="Times New Roman" w:hAnsi="Times New Roman" w:eastAsia="宋体" w:cs="Times New Roman"/>
        </w:rPr>
      </w:pPr>
      <w:r>
        <w:rPr>
          <w:rFonts w:hint="default" w:ascii="Times New Roman" w:hAnsi="Times New Roman" w:eastAsia="宋体" w:cs="Times New Roman"/>
        </w:rPr>
        <w:t>time.sleep(5)</w:t>
      </w:r>
    </w:p>
    <w:p w14:paraId="579A1088">
      <w:pPr>
        <w:rPr>
          <w:rFonts w:hint="default" w:ascii="Times New Roman" w:hAnsi="Times New Roman" w:eastAsia="宋体" w:cs="Times New Roman"/>
        </w:rPr>
      </w:pPr>
    </w:p>
    <w:p w14:paraId="4C7928C4">
      <w:pPr>
        <w:rPr>
          <w:rFonts w:hint="default" w:ascii="Times New Roman" w:hAnsi="Times New Roman" w:eastAsia="宋体" w:cs="Times New Roman"/>
        </w:rPr>
      </w:pPr>
      <w:r>
        <w:rPr>
          <w:rFonts w:hint="default" w:ascii="Times New Roman" w:hAnsi="Times New Roman" w:eastAsia="宋体" w:cs="Times New Roman"/>
        </w:rPr>
        <w:t># ====================== 关闭关节跟踪模式 ======================</w:t>
      </w:r>
    </w:p>
    <w:p w14:paraId="5F1DCE9A">
      <w:pPr>
        <w:rPr>
          <w:rFonts w:hint="default" w:ascii="Times New Roman" w:hAnsi="Times New Roman" w:eastAsia="宋体" w:cs="Times New Roman"/>
        </w:rPr>
      </w:pPr>
      <w:r>
        <w:rPr>
          <w:rFonts w:hint="default" w:ascii="Times New Roman" w:hAnsi="Times New Roman" w:eastAsia="宋体" w:cs="Times New Roman"/>
        </w:rPr>
        <w:t>ret = nrc.close_servoJ(socket_fd)</w:t>
      </w:r>
    </w:p>
    <w:p w14:paraId="158BDD43">
      <w:pPr>
        <w:rPr>
          <w:rFonts w:hint="default" w:ascii="Times New Roman" w:hAnsi="Times New Roman" w:eastAsia="宋体" w:cs="Times New Roman"/>
        </w:rPr>
      </w:pPr>
      <w:r>
        <w:rPr>
          <w:rFonts w:hint="default" w:ascii="Times New Roman" w:hAnsi="Times New Roman" w:eastAsia="宋体" w:cs="Times New Roman"/>
        </w:rPr>
        <w:t>print(f"关闭关节跟踪模式返回值 = {ret}")</w:t>
      </w:r>
    </w:p>
    <w:p w14:paraId="31B41BB9">
      <w:pPr>
        <w:rPr>
          <w:rFonts w:hint="default" w:ascii="Times New Roman" w:hAnsi="Times New Roman" w:eastAsia="宋体" w:cs="Times New Roman"/>
        </w:rPr>
      </w:pPr>
      <w:r>
        <w:rPr>
          <w:rFonts w:hint="default" w:ascii="Times New Roman" w:hAnsi="Times New Roman" w:eastAsia="宋体" w:cs="Times New Roman"/>
        </w:rPr>
        <w:t>print("=== 跟踪结束 ===")</w:t>
      </w:r>
    </w:p>
    <w:p w14:paraId="65CE3DE0">
      <w:pPr>
        <w:rPr>
          <w:rFonts w:hint="default" w:ascii="Times New Roman" w:hAnsi="Times New Roman" w:eastAsia="宋体" w:cs="Times New Roman"/>
        </w:rPr>
      </w:pPr>
    </w:p>
    <w:p w14:paraId="03125572">
      <w:pPr>
        <w:pStyle w:val="3"/>
        <w:rPr>
          <w:rFonts w:hint="default" w:ascii="Times New Roman" w:hAnsi="Times New Roman" w:eastAsia="宋体" w:cs="Times New Roman"/>
        </w:rPr>
      </w:pPr>
      <w:bookmarkStart w:id="94" w:name="_Toc2839"/>
      <w:r>
        <w:rPr>
          <w:rFonts w:hint="default" w:ascii="Times New Roman" w:hAnsi="Times New Roman" w:eastAsia="宋体" w:cs="Times New Roman"/>
        </w:rPr>
        <w:t>六． 使用示例</w:t>
      </w:r>
      <w:bookmarkEnd w:id="94"/>
    </w:p>
    <w:p w14:paraId="60461C52">
      <w:pPr>
        <w:ind w:firstLine="420" w:firstLineChars="200"/>
        <w:rPr>
          <w:rFonts w:hint="default" w:ascii="Times New Roman" w:hAnsi="Times New Roman" w:eastAsia="宋体" w:cs="Times New Roman"/>
        </w:rPr>
      </w:pPr>
      <w:r>
        <w:rPr>
          <w:rFonts w:hint="default" w:ascii="Times New Roman" w:hAnsi="Times New Roman" w:eastAsia="宋体" w:cs="Times New Roman"/>
        </w:rPr>
        <w:t>在下面sdk结构下.test.py里面直接粘贴即可运行，python测试版本为3.10.12</w:t>
      </w:r>
    </w:p>
    <w:p w14:paraId="1362E153">
      <w:pPr>
        <w:rPr>
          <w:rFonts w:hint="default" w:ascii="Times New Roman" w:hAnsi="Times New Roman" w:eastAsia="宋体" w:cs="Times New Roman"/>
        </w:rPr>
      </w:pPr>
      <w:r>
        <w:rPr>
          <w:rFonts w:hint="default" w:ascii="Times New Roman" w:hAnsi="Times New Roman" w:eastAsia="宋体" w:cs="Times New Roman"/>
        </w:rPr>
        <w:t>SDK结构如下：</w:t>
      </w:r>
    </w:p>
    <w:p w14:paraId="536AE546">
      <w:pPr>
        <w:rPr>
          <w:rFonts w:hint="default" w:ascii="Times New Roman" w:hAnsi="Times New Roman" w:eastAsia="宋体" w:cs="Times New Roman"/>
        </w:rPr>
      </w:pPr>
      <w:r>
        <w:rPr>
          <w:rFonts w:hint="default" w:ascii="Times New Roman" w:hAnsi="Times New Roman" w:eastAsia="宋体" w:cs="Times New Roman"/>
        </w:rPr>
        <w:t>├── include/</w:t>
      </w:r>
    </w:p>
    <w:p w14:paraId="46EA8A24">
      <w:pPr>
        <w:rPr>
          <w:rFonts w:hint="default" w:ascii="Times New Roman" w:hAnsi="Times New Roman" w:eastAsia="宋体" w:cs="Times New Roman"/>
        </w:rPr>
      </w:pPr>
      <w:r>
        <w:rPr>
          <w:rFonts w:hint="default" w:ascii="Times New Roman" w:hAnsi="Times New Roman" w:eastAsia="宋体" w:cs="Times New Roman"/>
        </w:rPr>
        <w:t>│   └── include2/</w:t>
      </w:r>
    </w:p>
    <w:p w14:paraId="2EC26D82">
      <w:pPr>
        <w:rPr>
          <w:rFonts w:hint="default" w:ascii="Times New Roman" w:hAnsi="Times New Roman" w:eastAsia="宋体" w:cs="Times New Roman"/>
        </w:rPr>
      </w:pPr>
      <w:r>
        <w:rPr>
          <w:rFonts w:hint="default" w:ascii="Times New Roman" w:hAnsi="Times New Roman" w:eastAsia="宋体" w:cs="Times New Roman"/>
        </w:rPr>
        <w:t>│       ├── c/</w:t>
      </w:r>
    </w:p>
    <w:p w14:paraId="73EFD350">
      <w:pPr>
        <w:rPr>
          <w:rFonts w:hint="default" w:ascii="Times New Roman" w:hAnsi="Times New Roman" w:eastAsia="宋体" w:cs="Times New Roman"/>
        </w:rPr>
      </w:pPr>
      <w:r>
        <w:rPr>
          <w:rFonts w:hint="default" w:ascii="Times New Roman" w:hAnsi="Times New Roman" w:eastAsia="宋体" w:cs="Times New Roman"/>
        </w:rPr>
        <w:t>│       │   ├── interface/          # C语言接口头文件</w:t>
      </w:r>
    </w:p>
    <w:p w14:paraId="528AA204">
      <w:pPr>
        <w:rPr>
          <w:rFonts w:hint="default" w:ascii="Times New Roman" w:hAnsi="Times New Roman" w:eastAsia="宋体" w:cs="Times New Roman"/>
        </w:rPr>
      </w:pPr>
      <w:r>
        <w:rPr>
          <w:rFonts w:hint="default" w:ascii="Times New Roman" w:hAnsi="Times New Roman" w:eastAsia="宋体" w:cs="Times New Roman"/>
        </w:rPr>
        <w:t>│       │   └── parameter/          # C语言参数定义头文件</w:t>
      </w:r>
    </w:p>
    <w:p w14:paraId="2B765A55">
      <w:pPr>
        <w:rPr>
          <w:rFonts w:hint="default" w:ascii="Times New Roman" w:hAnsi="Times New Roman" w:eastAsia="宋体" w:cs="Times New Roman"/>
        </w:rPr>
      </w:pPr>
      <w:r>
        <w:rPr>
          <w:rFonts w:hint="default" w:ascii="Times New Roman" w:hAnsi="Times New Roman" w:eastAsia="宋体" w:cs="Times New Roman"/>
        </w:rPr>
        <w:t>│       └── cpp/</w:t>
      </w:r>
    </w:p>
    <w:p w14:paraId="7674316A">
      <w:pPr>
        <w:rPr>
          <w:rFonts w:hint="default" w:ascii="Times New Roman" w:hAnsi="Times New Roman" w:eastAsia="宋体" w:cs="Times New Roman"/>
        </w:rPr>
      </w:pPr>
      <w:r>
        <w:rPr>
          <w:rFonts w:hint="default" w:ascii="Times New Roman" w:hAnsi="Times New Roman" w:eastAsia="宋体" w:cs="Times New Roman"/>
        </w:rPr>
        <w:t>│           ├── interface/          # C++语言接口头文件</w:t>
      </w:r>
    </w:p>
    <w:p w14:paraId="629894BC">
      <w:pPr>
        <w:rPr>
          <w:rFonts w:hint="default" w:ascii="Times New Roman" w:hAnsi="Times New Roman" w:eastAsia="宋体" w:cs="Times New Roman"/>
        </w:rPr>
      </w:pPr>
      <w:r>
        <w:rPr>
          <w:rFonts w:hint="default" w:ascii="Times New Roman" w:hAnsi="Times New Roman" w:eastAsia="宋体" w:cs="Times New Roman"/>
        </w:rPr>
        <w:t>│           └── parameter/          # C++语言参数定义头文件</w:t>
      </w:r>
    </w:p>
    <w:p w14:paraId="128ED96D">
      <w:pPr>
        <w:rPr>
          <w:rFonts w:hint="default" w:ascii="Times New Roman" w:hAnsi="Times New Roman" w:eastAsia="宋体" w:cs="Times New Roman"/>
        </w:rPr>
      </w:pPr>
      <w:r>
        <w:rPr>
          <w:rFonts w:hint="default" w:ascii="Times New Roman" w:hAnsi="Times New Roman" w:eastAsia="宋体" w:cs="Times New Roman"/>
        </w:rPr>
        <w:t>├── _nrc_host.so                    # 核心底层库（C/C++编译生成）</w:t>
      </w:r>
    </w:p>
    <w:p w14:paraId="0D37D802">
      <w:pPr>
        <w:rPr>
          <w:rFonts w:hint="default" w:ascii="Times New Roman" w:hAnsi="Times New Roman" w:eastAsia="宋体" w:cs="Times New Roman"/>
        </w:rPr>
      </w:pPr>
      <w:r>
        <w:rPr>
          <w:rFonts w:hint="default" w:ascii="Times New Roman" w:hAnsi="Times New Roman" w:eastAsia="宋体" w:cs="Times New Roman"/>
        </w:rPr>
        <w:t>├── nrc_interface.py                # Python接口封装文件（所有接口入口）</w:t>
      </w:r>
    </w:p>
    <w:p w14:paraId="5ACF450A">
      <w:pPr>
        <w:rPr>
          <w:rFonts w:hint="default" w:ascii="Times New Roman" w:hAnsi="Times New Roman" w:eastAsia="宋体" w:cs="Times New Roman"/>
        </w:rPr>
      </w:pPr>
      <w:r>
        <w:rPr>
          <w:rFonts w:hint="default" w:ascii="Times New Roman" w:hAnsi="Times New Roman" w:eastAsia="宋体" w:cs="Times New Roman"/>
        </w:rPr>
        <w:t>└── test.py                         # 测试脚本</w:t>
      </w:r>
    </w:p>
    <w:p w14:paraId="426318F7">
      <w:pPr>
        <w:pStyle w:val="4"/>
        <w:rPr>
          <w:rFonts w:hint="default" w:ascii="Times New Roman" w:hAnsi="Times New Roman" w:eastAsia="宋体" w:cs="Times New Roman"/>
        </w:rPr>
      </w:pPr>
      <w:bookmarkStart w:id="95" w:name="_Toc22922"/>
      <w:r>
        <w:rPr>
          <w:rFonts w:hint="default" w:ascii="Times New Roman" w:hAnsi="Times New Roman" w:eastAsia="宋体" w:cs="Times New Roman"/>
        </w:rPr>
        <w:t>6.1Modbus Rtu使用示例</w:t>
      </w:r>
      <w:bookmarkEnd w:id="95"/>
    </w:p>
    <w:p w14:paraId="2E0BCFAB">
      <w:pPr>
        <w:rPr>
          <w:rFonts w:hint="default" w:ascii="Times New Roman" w:hAnsi="Times New Roman" w:eastAsia="宋体" w:cs="Times New Roman"/>
        </w:rPr>
      </w:pPr>
      <w:r>
        <w:rPr>
          <w:rFonts w:hint="default" w:ascii="Times New Roman" w:hAnsi="Times New Roman" w:eastAsia="宋体" w:cs="Times New Roman"/>
        </w:rPr>
        <w:t>import nrc_interface as nrc</w:t>
      </w:r>
    </w:p>
    <w:p w14:paraId="162A9B48">
      <w:pPr>
        <w:rPr>
          <w:rFonts w:hint="default" w:ascii="Times New Roman" w:hAnsi="Times New Roman" w:eastAsia="宋体" w:cs="Times New Roman"/>
        </w:rPr>
      </w:pPr>
      <w:r>
        <w:rPr>
          <w:rFonts w:hint="default" w:ascii="Times New Roman" w:hAnsi="Times New Roman" w:eastAsia="宋体" w:cs="Times New Roman"/>
        </w:rPr>
        <w:t>import time</w:t>
      </w:r>
    </w:p>
    <w:p w14:paraId="7B93C98E">
      <w:pPr>
        <w:rPr>
          <w:rFonts w:hint="default" w:ascii="Times New Roman" w:hAnsi="Times New Roman" w:eastAsia="宋体" w:cs="Times New Roman"/>
        </w:rPr>
      </w:pPr>
    </w:p>
    <w:p w14:paraId="6FA859D3">
      <w:pPr>
        <w:rPr>
          <w:rFonts w:hint="default" w:ascii="Times New Roman" w:hAnsi="Times New Roman" w:eastAsia="宋体" w:cs="Times New Roman"/>
        </w:rPr>
      </w:pPr>
      <w:r>
        <w:rPr>
          <w:rFonts w:hint="default" w:ascii="Times New Roman" w:hAnsi="Times New Roman" w:eastAsia="宋体" w:cs="Times New Roman"/>
        </w:rPr>
        <w:t>class ArmTest:</w:t>
      </w:r>
    </w:p>
    <w:p w14:paraId="288ADCA1">
      <w:pPr>
        <w:rPr>
          <w:rFonts w:hint="default" w:ascii="Times New Roman" w:hAnsi="Times New Roman" w:eastAsia="宋体" w:cs="Times New Roman"/>
        </w:rPr>
      </w:pPr>
      <w:r>
        <w:rPr>
          <w:rFonts w:hint="default" w:ascii="Times New Roman" w:hAnsi="Times New Roman" w:eastAsia="宋体" w:cs="Times New Roman"/>
        </w:rPr>
        <w:t xml:space="preserve">    def demo_finger_modbus_rtu(self, socketFd):</w:t>
      </w:r>
    </w:p>
    <w:p w14:paraId="723ED265">
      <w:pPr>
        <w:rPr>
          <w:rFonts w:hint="default" w:ascii="Times New Roman" w:hAnsi="Times New Roman" w:eastAsia="宋体" w:cs="Times New Roman"/>
        </w:rPr>
      </w:pPr>
      <w:r>
        <w:rPr>
          <w:rFonts w:hint="default" w:ascii="Times New Roman" w:hAnsi="Times New Roman" w:eastAsia="宋体" w:cs="Times New Roman"/>
        </w:rPr>
        <w:t xml:space="preserve">        """</w:t>
      </w:r>
    </w:p>
    <w:p w14:paraId="6F1A5896">
      <w:pPr>
        <w:rPr>
          <w:rFonts w:hint="default" w:ascii="Times New Roman" w:hAnsi="Times New Roman" w:eastAsia="宋体" w:cs="Times New Roman"/>
        </w:rPr>
      </w:pPr>
      <w:r>
        <w:rPr>
          <w:rFonts w:hint="default" w:ascii="Times New Roman" w:hAnsi="Times New Roman" w:eastAsia="宋体" w:cs="Times New Roman"/>
        </w:rPr>
        <w:t xml:space="preserve">        Modbus RTU 控制灵巧手 Demo（Python版）</w:t>
      </w:r>
    </w:p>
    <w:p w14:paraId="60C561E9">
      <w:pPr>
        <w:rPr>
          <w:rFonts w:hint="default" w:ascii="Times New Roman" w:hAnsi="Times New Roman" w:eastAsia="宋体" w:cs="Times New Roman"/>
        </w:rPr>
      </w:pPr>
      <w:r>
        <w:rPr>
          <w:rFonts w:hint="default" w:ascii="Times New Roman" w:hAnsi="Times New Roman" w:eastAsia="宋体" w:cs="Times New Roman"/>
        </w:rPr>
        <w:t xml:space="preserve">        :param socketFd: 套接字文件描述符</w:t>
      </w:r>
    </w:p>
    <w:p w14:paraId="0F4A0562">
      <w:pPr>
        <w:rPr>
          <w:rFonts w:hint="default" w:ascii="Times New Roman" w:hAnsi="Times New Roman" w:eastAsia="宋体" w:cs="Times New Roman"/>
        </w:rPr>
      </w:pPr>
    </w:p>
    <w:p w14:paraId="25BD3CFF">
      <w:pPr>
        <w:rPr>
          <w:rFonts w:hint="default" w:ascii="Times New Roman" w:hAnsi="Times New Roman" w:eastAsia="宋体" w:cs="Times New Roman"/>
        </w:rPr>
      </w:pPr>
      <w:r>
        <w:rPr>
          <w:rFonts w:hint="default" w:ascii="Times New Roman" w:hAnsi="Times New Roman" w:eastAsia="宋体" w:cs="Times New Roman"/>
        </w:rPr>
        <w:t xml:space="preserve">        串口号是2</w:t>
      </w:r>
    </w:p>
    <w:p w14:paraId="67D9C58C">
      <w:pPr>
        <w:rPr>
          <w:rFonts w:hint="default" w:ascii="Times New Roman" w:hAnsi="Times New Roman" w:eastAsia="宋体" w:cs="Times New Roman"/>
        </w:rPr>
      </w:pPr>
      <w:r>
        <w:rPr>
          <w:rFonts w:hint="default" w:ascii="Times New Roman" w:hAnsi="Times New Roman" w:eastAsia="宋体" w:cs="Times New Roman"/>
        </w:rPr>
        <w:t xml:space="preserve">        """</w:t>
      </w:r>
    </w:p>
    <w:p w14:paraId="287C6D91">
      <w:pPr>
        <w:rPr>
          <w:rFonts w:hint="default" w:ascii="Times New Roman" w:hAnsi="Times New Roman" w:eastAsia="宋体" w:cs="Times New Roman"/>
        </w:rPr>
      </w:pPr>
      <w:r>
        <w:rPr>
          <w:rFonts w:hint="default" w:ascii="Times New Roman" w:hAnsi="Times New Roman" w:eastAsia="宋体" w:cs="Times New Roman"/>
        </w:rPr>
        <w:t xml:space="preserve">        master_id = 1  # 主站ID（0~8均可）</w:t>
      </w:r>
    </w:p>
    <w:p w14:paraId="4884281F">
      <w:pPr>
        <w:rPr>
          <w:rFonts w:hint="default" w:ascii="Times New Roman" w:hAnsi="Times New Roman" w:eastAsia="宋体" w:cs="Times New Roman"/>
        </w:rPr>
      </w:pPr>
    </w:p>
    <w:p w14:paraId="1103FBF1">
      <w:pPr>
        <w:rPr>
          <w:rFonts w:hint="default" w:ascii="Times New Roman" w:hAnsi="Times New Roman" w:eastAsia="宋体" w:cs="Times New Roman"/>
        </w:rPr>
      </w:pPr>
      <w:r>
        <w:rPr>
          <w:rFonts w:hint="default" w:ascii="Times New Roman" w:hAnsi="Times New Roman" w:eastAsia="宋体" w:cs="Times New Roman"/>
        </w:rPr>
        <w:t xml:space="preserve">        # =================================================</w:t>
      </w:r>
    </w:p>
    <w:p w14:paraId="60E4F563">
      <w:pPr>
        <w:rPr>
          <w:rFonts w:hint="default" w:ascii="Times New Roman" w:hAnsi="Times New Roman" w:eastAsia="宋体" w:cs="Times New Roman"/>
        </w:rPr>
      </w:pPr>
      <w:r>
        <w:rPr>
          <w:rFonts w:hint="default" w:ascii="Times New Roman" w:hAnsi="Times New Roman" w:eastAsia="宋体" w:cs="Times New Roman"/>
        </w:rPr>
        <w:t xml:space="preserve">        # 1 配置 Modbus RTU 参数</w:t>
      </w:r>
    </w:p>
    <w:p w14:paraId="4AA6B094">
      <w:pPr>
        <w:rPr>
          <w:rFonts w:hint="default" w:ascii="Times New Roman" w:hAnsi="Times New Roman" w:eastAsia="宋体" w:cs="Times New Roman"/>
        </w:rPr>
      </w:pPr>
      <w:r>
        <w:rPr>
          <w:rFonts w:hint="default" w:ascii="Times New Roman" w:hAnsi="Times New Roman" w:eastAsia="宋体" w:cs="Times New Roman"/>
        </w:rPr>
        <w:t xml:space="preserve">        # =================================================</w:t>
      </w:r>
    </w:p>
    <w:p w14:paraId="77D100E5">
      <w:pPr>
        <w:rPr>
          <w:rFonts w:hint="default" w:ascii="Times New Roman" w:hAnsi="Times New Roman" w:eastAsia="宋体" w:cs="Times New Roman"/>
        </w:rPr>
      </w:pPr>
      <w:r>
        <w:rPr>
          <w:rFonts w:hint="default" w:ascii="Times New Roman" w:hAnsi="Times New Roman" w:eastAsia="宋体" w:cs="Times New Roman"/>
        </w:rPr>
        <w:t xml:space="preserve">        param = nrc.ModbusMasterParameter()</w:t>
      </w:r>
    </w:p>
    <w:p w14:paraId="281C36F2">
      <w:pPr>
        <w:rPr>
          <w:rFonts w:hint="default" w:ascii="Times New Roman" w:hAnsi="Times New Roman" w:eastAsia="宋体" w:cs="Times New Roman"/>
        </w:rPr>
      </w:pPr>
      <w:r>
        <w:rPr>
          <w:rFonts w:hint="default" w:ascii="Times New Roman" w:hAnsi="Times New Roman" w:eastAsia="宋体" w:cs="Times New Roman"/>
        </w:rPr>
        <w:t xml:space="preserve">      </w:t>
      </w:r>
    </w:p>
    <w:p w14:paraId="5D74AF2A">
      <w:pPr>
        <w:rPr>
          <w:rFonts w:hint="default" w:ascii="Times New Roman" w:hAnsi="Times New Roman" w:eastAsia="宋体" w:cs="Times New Roman"/>
        </w:rPr>
      </w:pPr>
      <w:r>
        <w:rPr>
          <w:rFonts w:hint="default" w:ascii="Times New Roman" w:hAnsi="Times New Roman" w:eastAsia="宋体" w:cs="Times New Roman"/>
        </w:rPr>
        <w:t xml:space="preserve">        param.type = "RTU"</w:t>
      </w:r>
    </w:p>
    <w:p w14:paraId="6070C283">
      <w:pPr>
        <w:rPr>
          <w:rFonts w:hint="default" w:ascii="Times New Roman" w:hAnsi="Times New Roman" w:eastAsia="宋体" w:cs="Times New Roman"/>
        </w:rPr>
      </w:pPr>
      <w:r>
        <w:rPr>
          <w:rFonts w:hint="default" w:ascii="Times New Roman" w:hAnsi="Times New Roman" w:eastAsia="宋体" w:cs="Times New Roman"/>
        </w:rPr>
        <w:t xml:space="preserve">        param.startAddress = True  # False=地址从1开始</w:t>
      </w:r>
    </w:p>
    <w:p w14:paraId="60E2F6C7">
      <w:pPr>
        <w:rPr>
          <w:rFonts w:hint="default" w:ascii="Times New Roman" w:hAnsi="Times New Roman" w:eastAsia="宋体" w:cs="Times New Roman"/>
        </w:rPr>
      </w:pPr>
    </w:p>
    <w:p w14:paraId="7E220C4D">
      <w:pPr>
        <w:rPr>
          <w:rFonts w:hint="default" w:ascii="Times New Roman" w:hAnsi="Times New Roman" w:eastAsia="宋体" w:cs="Times New Roman"/>
        </w:rPr>
      </w:pPr>
      <w:r>
        <w:rPr>
          <w:rFonts w:hint="default" w:ascii="Times New Roman" w:hAnsi="Times New Roman" w:eastAsia="宋体" w:cs="Times New Roman"/>
        </w:rPr>
        <w:t xml:space="preserve">        # RTU 串口参数</w:t>
      </w:r>
    </w:p>
    <w:p w14:paraId="7B3EE845">
      <w:pPr>
        <w:rPr>
          <w:rFonts w:hint="default" w:ascii="Times New Roman" w:hAnsi="Times New Roman" w:eastAsia="宋体" w:cs="Times New Roman"/>
        </w:rPr>
      </w:pPr>
      <w:r>
        <w:rPr>
          <w:rFonts w:hint="default" w:ascii="Times New Roman" w:hAnsi="Times New Roman" w:eastAsia="宋体" w:cs="Times New Roman"/>
        </w:rPr>
        <w:t xml:space="preserve">        param.RTU.slaveId = 2        # 从站ID</w:t>
      </w:r>
    </w:p>
    <w:p w14:paraId="37619A79">
      <w:pPr>
        <w:rPr>
          <w:rFonts w:hint="default" w:ascii="Times New Roman" w:hAnsi="Times New Roman" w:eastAsia="宋体" w:cs="Times New Roman"/>
        </w:rPr>
      </w:pPr>
      <w:r>
        <w:rPr>
          <w:rFonts w:hint="default" w:ascii="Times New Roman" w:hAnsi="Times New Roman" w:eastAsia="宋体" w:cs="Times New Roman"/>
        </w:rPr>
        <w:t xml:space="preserve">        param.RTU.port = 2           # 串口号</w:t>
      </w:r>
    </w:p>
    <w:p w14:paraId="366FF417">
      <w:pPr>
        <w:rPr>
          <w:rFonts w:hint="default" w:ascii="Times New Roman" w:hAnsi="Times New Roman" w:eastAsia="宋体" w:cs="Times New Roman"/>
        </w:rPr>
      </w:pPr>
      <w:r>
        <w:rPr>
          <w:rFonts w:hint="default" w:ascii="Times New Roman" w:hAnsi="Times New Roman" w:eastAsia="宋体" w:cs="Times New Roman"/>
        </w:rPr>
        <w:t xml:space="preserve">        param.RTU.baudrate = 115200  # 波特率</w:t>
      </w:r>
    </w:p>
    <w:p w14:paraId="7FF3F1EA">
      <w:pPr>
        <w:rPr>
          <w:rFonts w:hint="default" w:ascii="Times New Roman" w:hAnsi="Times New Roman" w:eastAsia="宋体" w:cs="Times New Roman"/>
        </w:rPr>
      </w:pPr>
      <w:r>
        <w:rPr>
          <w:rFonts w:hint="default" w:ascii="Times New Roman" w:hAnsi="Times New Roman" w:eastAsia="宋体" w:cs="Times New Roman"/>
        </w:rPr>
        <w:t xml:space="preserve">        param.RTU.checkBit = "None"  # 校验位</w:t>
      </w:r>
    </w:p>
    <w:p w14:paraId="4C949CDC">
      <w:pPr>
        <w:rPr>
          <w:rFonts w:hint="default" w:ascii="Times New Roman" w:hAnsi="Times New Roman" w:eastAsia="宋体" w:cs="Times New Roman"/>
        </w:rPr>
      </w:pPr>
      <w:r>
        <w:rPr>
          <w:rFonts w:hint="default" w:ascii="Times New Roman" w:hAnsi="Times New Roman" w:eastAsia="宋体" w:cs="Times New Roman"/>
        </w:rPr>
        <w:t xml:space="preserve">        param.RTU.dataBit = 8        # 数据位</w:t>
      </w:r>
    </w:p>
    <w:p w14:paraId="7C5291B0">
      <w:pPr>
        <w:rPr>
          <w:rFonts w:hint="default" w:ascii="Times New Roman" w:hAnsi="Times New Roman" w:eastAsia="宋体" w:cs="Times New Roman"/>
        </w:rPr>
      </w:pPr>
      <w:r>
        <w:rPr>
          <w:rFonts w:hint="default" w:ascii="Times New Roman" w:hAnsi="Times New Roman" w:eastAsia="宋体" w:cs="Times New Roman"/>
        </w:rPr>
        <w:t xml:space="preserve">        param.RTU.stopBit = 1        # 停止位</w:t>
      </w:r>
    </w:p>
    <w:p w14:paraId="06AC111D">
      <w:pPr>
        <w:rPr>
          <w:rFonts w:hint="default" w:ascii="Times New Roman" w:hAnsi="Times New Roman" w:eastAsia="宋体" w:cs="Times New Roman"/>
        </w:rPr>
      </w:pPr>
    </w:p>
    <w:p w14:paraId="121948E6">
      <w:pPr>
        <w:rPr>
          <w:rFonts w:hint="default" w:ascii="Times New Roman" w:hAnsi="Times New Roman" w:eastAsia="宋体" w:cs="Times New Roman"/>
        </w:rPr>
      </w:pPr>
      <w:r>
        <w:rPr>
          <w:rFonts w:hint="default" w:ascii="Times New Roman" w:hAnsi="Times New Roman" w:eastAsia="宋体" w:cs="Times New Roman"/>
        </w:rPr>
        <w:t xml:space="preserve">        # =================================================</w:t>
      </w:r>
    </w:p>
    <w:p w14:paraId="6F0E5E58">
      <w:pPr>
        <w:rPr>
          <w:rFonts w:hint="default" w:ascii="Times New Roman" w:hAnsi="Times New Roman" w:eastAsia="宋体" w:cs="Times New Roman"/>
        </w:rPr>
      </w:pPr>
      <w:r>
        <w:rPr>
          <w:rFonts w:hint="default" w:ascii="Times New Roman" w:hAnsi="Times New Roman" w:eastAsia="宋体" w:cs="Times New Roman"/>
        </w:rPr>
        <w:t xml:space="preserve">        # 2 写入主站参数</w:t>
      </w:r>
    </w:p>
    <w:p w14:paraId="1546380E">
      <w:pPr>
        <w:rPr>
          <w:rFonts w:hint="default" w:ascii="Times New Roman" w:hAnsi="Times New Roman" w:eastAsia="宋体" w:cs="Times New Roman"/>
        </w:rPr>
      </w:pPr>
      <w:r>
        <w:rPr>
          <w:rFonts w:hint="default" w:ascii="Times New Roman" w:hAnsi="Times New Roman" w:eastAsia="宋体" w:cs="Times New Roman"/>
        </w:rPr>
        <w:t xml:space="preserve">        # =================================================</w:t>
      </w:r>
    </w:p>
    <w:p w14:paraId="41E11BB8">
      <w:pPr>
        <w:rPr>
          <w:rFonts w:hint="default" w:ascii="Times New Roman" w:hAnsi="Times New Roman" w:eastAsia="宋体" w:cs="Times New Roman"/>
        </w:rPr>
      </w:pPr>
      <w:r>
        <w:rPr>
          <w:rFonts w:hint="default" w:ascii="Times New Roman" w:hAnsi="Times New Roman" w:eastAsia="宋体" w:cs="Times New Roman"/>
        </w:rPr>
        <w:t xml:space="preserve">        ret = nrc.modbus_set_master_parameter(socketFd, master_id, param)</w:t>
      </w:r>
    </w:p>
    <w:p w14:paraId="73F1493E">
      <w:pPr>
        <w:rPr>
          <w:rFonts w:hint="default" w:ascii="Times New Roman" w:hAnsi="Times New Roman" w:eastAsia="宋体" w:cs="Times New Roman"/>
        </w:rPr>
      </w:pPr>
      <w:r>
        <w:rPr>
          <w:rFonts w:hint="default" w:ascii="Times New Roman" w:hAnsi="Times New Roman" w:eastAsia="宋体" w:cs="Times New Roman"/>
        </w:rPr>
        <w:t xml:space="preserve">        if ret != nrc.SUCCESS:</w:t>
      </w:r>
    </w:p>
    <w:p w14:paraId="0A93C2D7">
      <w:pPr>
        <w:rPr>
          <w:rFonts w:hint="default" w:ascii="Times New Roman" w:hAnsi="Times New Roman" w:eastAsia="宋体" w:cs="Times New Roman"/>
        </w:rPr>
      </w:pPr>
      <w:r>
        <w:rPr>
          <w:rFonts w:hint="default" w:ascii="Times New Roman" w:hAnsi="Times New Roman" w:eastAsia="宋体" w:cs="Times New Roman"/>
        </w:rPr>
        <w:t xml:space="preserve">            print("设置Modbus RTU参数失败")</w:t>
      </w:r>
    </w:p>
    <w:p w14:paraId="61A67A8F">
      <w:pPr>
        <w:rPr>
          <w:rFonts w:hint="default" w:ascii="Times New Roman" w:hAnsi="Times New Roman" w:eastAsia="宋体" w:cs="Times New Roman"/>
        </w:rPr>
      </w:pPr>
      <w:r>
        <w:rPr>
          <w:rFonts w:hint="default" w:ascii="Times New Roman" w:hAnsi="Times New Roman" w:eastAsia="宋体" w:cs="Times New Roman"/>
        </w:rPr>
        <w:t xml:space="preserve">            return</w:t>
      </w:r>
    </w:p>
    <w:p w14:paraId="4AB8B297">
      <w:pPr>
        <w:rPr>
          <w:rFonts w:hint="default" w:ascii="Times New Roman" w:hAnsi="Times New Roman" w:eastAsia="宋体" w:cs="Times New Roman"/>
        </w:rPr>
      </w:pPr>
      <w:r>
        <w:rPr>
          <w:rFonts w:hint="default" w:ascii="Times New Roman" w:hAnsi="Times New Roman" w:eastAsia="宋体" w:cs="Times New Roman"/>
        </w:rPr>
        <w:t xml:space="preserve">        print("设置Modbus RTU参数成功")</w:t>
      </w:r>
    </w:p>
    <w:p w14:paraId="2AA82140">
      <w:pPr>
        <w:rPr>
          <w:rFonts w:hint="default" w:ascii="Times New Roman" w:hAnsi="Times New Roman" w:eastAsia="宋体" w:cs="Times New Roman"/>
        </w:rPr>
      </w:pPr>
    </w:p>
    <w:p w14:paraId="0F10584A">
      <w:pPr>
        <w:rPr>
          <w:rFonts w:hint="default" w:ascii="Times New Roman" w:hAnsi="Times New Roman" w:eastAsia="宋体" w:cs="Times New Roman"/>
        </w:rPr>
      </w:pPr>
      <w:r>
        <w:rPr>
          <w:rFonts w:hint="default" w:ascii="Times New Roman" w:hAnsi="Times New Roman" w:eastAsia="宋体" w:cs="Times New Roman"/>
        </w:rPr>
        <w:t xml:space="preserve">        # =================================================</w:t>
      </w:r>
    </w:p>
    <w:p w14:paraId="0117BFAA">
      <w:pPr>
        <w:rPr>
          <w:rFonts w:hint="default" w:ascii="Times New Roman" w:hAnsi="Times New Roman" w:eastAsia="宋体" w:cs="Times New Roman"/>
        </w:rPr>
      </w:pPr>
      <w:r>
        <w:rPr>
          <w:rFonts w:hint="default" w:ascii="Times New Roman" w:hAnsi="Times New Roman" w:eastAsia="宋体" w:cs="Times New Roman"/>
        </w:rPr>
        <w:t xml:space="preserve">        # 3 打开 Modbus 主站</w:t>
      </w:r>
    </w:p>
    <w:p w14:paraId="072099C1">
      <w:pPr>
        <w:rPr>
          <w:rFonts w:hint="default" w:ascii="Times New Roman" w:hAnsi="Times New Roman" w:eastAsia="宋体" w:cs="Times New Roman"/>
        </w:rPr>
      </w:pPr>
      <w:r>
        <w:rPr>
          <w:rFonts w:hint="default" w:ascii="Times New Roman" w:hAnsi="Times New Roman" w:eastAsia="宋体" w:cs="Times New Roman"/>
        </w:rPr>
        <w:t xml:space="preserve">        # =================================================</w:t>
      </w:r>
    </w:p>
    <w:p w14:paraId="08B72F0D">
      <w:pPr>
        <w:rPr>
          <w:rFonts w:hint="default" w:ascii="Times New Roman" w:hAnsi="Times New Roman" w:eastAsia="宋体" w:cs="Times New Roman"/>
        </w:rPr>
      </w:pPr>
      <w:r>
        <w:rPr>
          <w:rFonts w:hint="default" w:ascii="Times New Roman" w:hAnsi="Times New Roman" w:eastAsia="宋体" w:cs="Times New Roman"/>
        </w:rPr>
        <w:t xml:space="preserve">        ret = nrc.modbus_open_master(socketFd, master_id)</w:t>
      </w:r>
    </w:p>
    <w:p w14:paraId="7694AB99">
      <w:pPr>
        <w:rPr>
          <w:rFonts w:hint="default" w:ascii="Times New Roman" w:hAnsi="Times New Roman" w:eastAsia="宋体" w:cs="Times New Roman"/>
        </w:rPr>
      </w:pPr>
      <w:r>
        <w:rPr>
          <w:rFonts w:hint="default" w:ascii="Times New Roman" w:hAnsi="Times New Roman" w:eastAsia="宋体" w:cs="Times New Roman"/>
        </w:rPr>
        <w:t xml:space="preserve">        if ret != nrc.SUCCESS:</w:t>
      </w:r>
    </w:p>
    <w:p w14:paraId="4087F2AC">
      <w:pPr>
        <w:rPr>
          <w:rFonts w:hint="default" w:ascii="Times New Roman" w:hAnsi="Times New Roman" w:eastAsia="宋体" w:cs="Times New Roman"/>
        </w:rPr>
      </w:pPr>
      <w:r>
        <w:rPr>
          <w:rFonts w:hint="default" w:ascii="Times New Roman" w:hAnsi="Times New Roman" w:eastAsia="宋体" w:cs="Times New Roman"/>
        </w:rPr>
        <w:t xml:space="preserve">            print("打开Modbus主站失败")</w:t>
      </w:r>
    </w:p>
    <w:p w14:paraId="3A7589E0">
      <w:pPr>
        <w:rPr>
          <w:rFonts w:hint="default" w:ascii="Times New Roman" w:hAnsi="Times New Roman" w:eastAsia="宋体" w:cs="Times New Roman"/>
        </w:rPr>
      </w:pPr>
      <w:r>
        <w:rPr>
          <w:rFonts w:hint="default" w:ascii="Times New Roman" w:hAnsi="Times New Roman" w:eastAsia="宋体" w:cs="Times New Roman"/>
        </w:rPr>
        <w:t xml:space="preserve">            return</w:t>
      </w:r>
    </w:p>
    <w:p w14:paraId="4A37249A">
      <w:pPr>
        <w:rPr>
          <w:rFonts w:hint="default" w:ascii="Times New Roman" w:hAnsi="Times New Roman" w:eastAsia="宋体" w:cs="Times New Roman"/>
        </w:rPr>
      </w:pPr>
      <w:r>
        <w:rPr>
          <w:rFonts w:hint="default" w:ascii="Times New Roman" w:hAnsi="Times New Roman" w:eastAsia="宋体" w:cs="Times New Roman"/>
        </w:rPr>
        <w:t xml:space="preserve">        print("打开Modbus主站成功")</w:t>
      </w:r>
    </w:p>
    <w:p w14:paraId="4083F3B3">
      <w:pPr>
        <w:rPr>
          <w:rFonts w:hint="default" w:ascii="Times New Roman" w:hAnsi="Times New Roman" w:eastAsia="宋体" w:cs="Times New Roman"/>
        </w:rPr>
      </w:pPr>
    </w:p>
    <w:p w14:paraId="0053796E">
      <w:pPr>
        <w:rPr>
          <w:rFonts w:hint="default" w:ascii="Times New Roman" w:hAnsi="Times New Roman" w:eastAsia="宋体" w:cs="Times New Roman"/>
        </w:rPr>
      </w:pPr>
      <w:r>
        <w:rPr>
          <w:rFonts w:hint="default" w:ascii="Times New Roman" w:hAnsi="Times New Roman" w:eastAsia="宋体" w:cs="Times New Roman"/>
        </w:rPr>
        <w:t xml:space="preserve">        time.sleep(1)</w:t>
      </w:r>
    </w:p>
    <w:p w14:paraId="1D6615AE">
      <w:pPr>
        <w:rPr>
          <w:rFonts w:hint="default" w:ascii="Times New Roman" w:hAnsi="Times New Roman" w:eastAsia="宋体" w:cs="Times New Roman"/>
        </w:rPr>
      </w:pPr>
    </w:p>
    <w:p w14:paraId="705A67D6">
      <w:pPr>
        <w:rPr>
          <w:rFonts w:hint="default" w:ascii="Times New Roman" w:hAnsi="Times New Roman" w:eastAsia="宋体" w:cs="Times New Roman"/>
        </w:rPr>
      </w:pPr>
      <w:r>
        <w:rPr>
          <w:rFonts w:hint="default" w:ascii="Times New Roman" w:hAnsi="Times New Roman" w:eastAsia="宋体" w:cs="Times New Roman"/>
        </w:rPr>
        <w:t xml:space="preserve">        # =================================================</w:t>
      </w:r>
    </w:p>
    <w:p w14:paraId="574E6ABC">
      <w:pPr>
        <w:rPr>
          <w:rFonts w:hint="default" w:ascii="Times New Roman" w:hAnsi="Times New Roman" w:eastAsia="宋体" w:cs="Times New Roman"/>
        </w:rPr>
      </w:pPr>
      <w:r>
        <w:rPr>
          <w:rFonts w:hint="default" w:ascii="Times New Roman" w:hAnsi="Times New Roman" w:eastAsia="宋体" w:cs="Times New Roman"/>
        </w:rPr>
        <w:t xml:space="preserve">        # 4 写多个寄存器（控制灵巧手）</w:t>
      </w:r>
    </w:p>
    <w:p w14:paraId="7661A102">
      <w:pPr>
        <w:rPr>
          <w:rFonts w:hint="default" w:ascii="Times New Roman" w:hAnsi="Times New Roman" w:eastAsia="宋体" w:cs="Times New Roman"/>
        </w:rPr>
      </w:pPr>
      <w:r>
        <w:rPr>
          <w:rFonts w:hint="default" w:ascii="Times New Roman" w:hAnsi="Times New Roman" w:eastAsia="宋体" w:cs="Times New Roman"/>
        </w:rPr>
        <w:t xml:space="preserve">        # =================================================</w:t>
      </w:r>
    </w:p>
    <w:p w14:paraId="1A6ACD74">
      <w:pPr>
        <w:rPr>
          <w:rFonts w:hint="default" w:ascii="Times New Roman" w:hAnsi="Times New Roman" w:eastAsia="宋体" w:cs="Times New Roman"/>
        </w:rPr>
      </w:pPr>
      <w:r>
        <w:rPr>
          <w:rFonts w:hint="default" w:ascii="Times New Roman" w:hAnsi="Times New Roman" w:eastAsia="宋体" w:cs="Times New Roman"/>
        </w:rPr>
        <w:t xml:space="preserve">        control_data = [20000, 0, 0, 0, 0]</w:t>
      </w:r>
    </w:p>
    <w:p w14:paraId="0E589B35">
      <w:pPr>
        <w:rPr>
          <w:rFonts w:hint="default" w:ascii="Times New Roman" w:hAnsi="Times New Roman" w:eastAsia="宋体" w:cs="Times New Roman"/>
        </w:rPr>
      </w:pPr>
    </w:p>
    <w:p w14:paraId="7846FF57">
      <w:pPr>
        <w:rPr>
          <w:rFonts w:hint="default" w:ascii="Times New Roman" w:hAnsi="Times New Roman" w:eastAsia="宋体" w:cs="Times New Roman"/>
        </w:rPr>
      </w:pPr>
      <w:r>
        <w:rPr>
          <w:rFonts w:hint="default" w:ascii="Times New Roman" w:hAnsi="Times New Roman" w:eastAsia="宋体" w:cs="Times New Roman"/>
        </w:rPr>
        <w:t xml:space="preserve">        ret = nrc.modbus_write_multiple_holding_registers(</w:t>
      </w:r>
    </w:p>
    <w:p w14:paraId="56BEAA8F">
      <w:pPr>
        <w:rPr>
          <w:rFonts w:hint="default" w:ascii="Times New Roman" w:hAnsi="Times New Roman" w:eastAsia="宋体" w:cs="Times New Roman"/>
        </w:rPr>
      </w:pPr>
      <w:r>
        <w:rPr>
          <w:rFonts w:hint="default" w:ascii="Times New Roman" w:hAnsi="Times New Roman" w:eastAsia="宋体" w:cs="Times New Roman"/>
        </w:rPr>
        <w:t xml:space="preserve">            socketFd,</w:t>
      </w:r>
    </w:p>
    <w:p w14:paraId="6BA216D3">
      <w:pPr>
        <w:rPr>
          <w:rFonts w:hint="default" w:ascii="Times New Roman" w:hAnsi="Times New Roman" w:eastAsia="宋体" w:cs="Times New Roman"/>
        </w:rPr>
      </w:pPr>
      <w:r>
        <w:rPr>
          <w:rFonts w:hint="default" w:ascii="Times New Roman" w:hAnsi="Times New Roman" w:eastAsia="宋体" w:cs="Times New Roman"/>
        </w:rPr>
        <w:t xml:space="preserve">            master_id,</w:t>
      </w:r>
    </w:p>
    <w:p w14:paraId="4452858D">
      <w:pPr>
        <w:rPr>
          <w:rFonts w:hint="default" w:ascii="Times New Roman" w:hAnsi="Times New Roman" w:eastAsia="宋体" w:cs="Times New Roman"/>
        </w:rPr>
      </w:pPr>
      <w:r>
        <w:rPr>
          <w:rFonts w:hint="default" w:ascii="Times New Roman" w:hAnsi="Times New Roman" w:eastAsia="宋体" w:cs="Times New Roman"/>
        </w:rPr>
        <w:t xml:space="preserve">            1135,        # 起始地址</w:t>
      </w:r>
    </w:p>
    <w:p w14:paraId="2CDA5774">
      <w:pPr>
        <w:rPr>
          <w:rFonts w:hint="default" w:ascii="Times New Roman" w:hAnsi="Times New Roman" w:eastAsia="宋体" w:cs="Times New Roman"/>
        </w:rPr>
      </w:pPr>
      <w:r>
        <w:rPr>
          <w:rFonts w:hint="default" w:ascii="Times New Roman" w:hAnsi="Times New Roman" w:eastAsia="宋体" w:cs="Times New Roman"/>
        </w:rPr>
        <w:t xml:space="preserve">            control_data # 数据</w:t>
      </w:r>
    </w:p>
    <w:p w14:paraId="4F59BFD4">
      <w:pPr>
        <w:rPr>
          <w:rFonts w:hint="default" w:ascii="Times New Roman" w:hAnsi="Times New Roman" w:eastAsia="宋体" w:cs="Times New Roman"/>
        </w:rPr>
      </w:pPr>
      <w:r>
        <w:rPr>
          <w:rFonts w:hint="default" w:ascii="Times New Roman" w:hAnsi="Times New Roman" w:eastAsia="宋体" w:cs="Times New Roman"/>
        </w:rPr>
        <w:t xml:space="preserve">        )</w:t>
      </w:r>
    </w:p>
    <w:p w14:paraId="4120F4D1">
      <w:pPr>
        <w:rPr>
          <w:rFonts w:hint="default" w:ascii="Times New Roman" w:hAnsi="Times New Roman" w:eastAsia="宋体" w:cs="Times New Roman"/>
        </w:rPr>
      </w:pPr>
      <w:r>
        <w:rPr>
          <w:rFonts w:hint="default" w:ascii="Times New Roman" w:hAnsi="Times New Roman" w:eastAsia="宋体" w:cs="Times New Roman"/>
        </w:rPr>
        <w:t xml:space="preserve">        if ret != nrc.SUCCESS:</w:t>
      </w:r>
    </w:p>
    <w:p w14:paraId="285CD6BC">
      <w:pPr>
        <w:rPr>
          <w:rFonts w:hint="default" w:ascii="Times New Roman" w:hAnsi="Times New Roman" w:eastAsia="宋体" w:cs="Times New Roman"/>
        </w:rPr>
      </w:pPr>
      <w:r>
        <w:rPr>
          <w:rFonts w:hint="default" w:ascii="Times New Roman" w:hAnsi="Times New Roman" w:eastAsia="宋体" w:cs="Times New Roman"/>
        </w:rPr>
        <w:t xml:space="preserve">            print("写多个寄存器失败")</w:t>
      </w:r>
    </w:p>
    <w:p w14:paraId="0CA6B7DA">
      <w:pPr>
        <w:rPr>
          <w:rFonts w:hint="default" w:ascii="Times New Roman" w:hAnsi="Times New Roman" w:eastAsia="宋体" w:cs="Times New Roman"/>
        </w:rPr>
      </w:pPr>
      <w:r>
        <w:rPr>
          <w:rFonts w:hint="default" w:ascii="Times New Roman" w:hAnsi="Times New Roman" w:eastAsia="宋体" w:cs="Times New Roman"/>
        </w:rPr>
        <w:t xml:space="preserve">            return</w:t>
      </w:r>
    </w:p>
    <w:p w14:paraId="72E7D998">
      <w:pPr>
        <w:rPr>
          <w:rFonts w:hint="default" w:ascii="Times New Roman" w:hAnsi="Times New Roman" w:eastAsia="宋体" w:cs="Times New Roman"/>
        </w:rPr>
      </w:pPr>
      <w:r>
        <w:rPr>
          <w:rFonts w:hint="default" w:ascii="Times New Roman" w:hAnsi="Times New Roman" w:eastAsia="宋体" w:cs="Times New Roman"/>
        </w:rPr>
        <w:t xml:space="preserve">        print("写多个寄存器成功")</w:t>
      </w:r>
    </w:p>
    <w:p w14:paraId="43938D49">
      <w:pPr>
        <w:rPr>
          <w:rFonts w:hint="default" w:ascii="Times New Roman" w:hAnsi="Times New Roman" w:eastAsia="宋体" w:cs="Times New Roman"/>
        </w:rPr>
      </w:pPr>
    </w:p>
    <w:p w14:paraId="0EA0071C">
      <w:pPr>
        <w:rPr>
          <w:rFonts w:hint="default" w:ascii="Times New Roman" w:hAnsi="Times New Roman" w:eastAsia="宋体" w:cs="Times New Roman"/>
        </w:rPr>
      </w:pPr>
      <w:r>
        <w:rPr>
          <w:rFonts w:hint="default" w:ascii="Times New Roman" w:hAnsi="Times New Roman" w:eastAsia="宋体" w:cs="Times New Roman"/>
        </w:rPr>
        <w:t xml:space="preserve">        time.sleep(1)</w:t>
      </w:r>
    </w:p>
    <w:p w14:paraId="2C3D6BA1">
      <w:pPr>
        <w:rPr>
          <w:rFonts w:hint="default" w:ascii="Times New Roman" w:hAnsi="Times New Roman" w:eastAsia="宋体" w:cs="Times New Roman"/>
        </w:rPr>
      </w:pPr>
    </w:p>
    <w:p w14:paraId="4B56CAA4">
      <w:pPr>
        <w:rPr>
          <w:rFonts w:hint="default" w:ascii="Times New Roman" w:hAnsi="Times New Roman" w:eastAsia="宋体" w:cs="Times New Roman"/>
        </w:rPr>
      </w:pPr>
      <w:r>
        <w:rPr>
          <w:rFonts w:hint="default" w:ascii="Times New Roman" w:hAnsi="Times New Roman" w:eastAsia="宋体" w:cs="Times New Roman"/>
        </w:rPr>
        <w:t xml:space="preserve">        # =================================================</w:t>
      </w:r>
    </w:p>
    <w:p w14:paraId="5BA8D689">
      <w:pPr>
        <w:rPr>
          <w:rFonts w:hint="default" w:ascii="Times New Roman" w:hAnsi="Times New Roman" w:eastAsia="宋体" w:cs="Times New Roman"/>
        </w:rPr>
      </w:pPr>
      <w:r>
        <w:rPr>
          <w:rFonts w:hint="default" w:ascii="Times New Roman" w:hAnsi="Times New Roman" w:eastAsia="宋体" w:cs="Times New Roman"/>
        </w:rPr>
        <w:t xml:space="preserve">        # 5 读取寄存器验证</w:t>
      </w:r>
    </w:p>
    <w:p w14:paraId="773B2141">
      <w:pPr>
        <w:rPr>
          <w:rFonts w:hint="default" w:ascii="Times New Roman" w:hAnsi="Times New Roman" w:eastAsia="宋体" w:cs="Times New Roman"/>
        </w:rPr>
      </w:pPr>
      <w:r>
        <w:rPr>
          <w:rFonts w:hint="default" w:ascii="Times New Roman" w:hAnsi="Times New Roman" w:eastAsia="宋体" w:cs="Times New Roman"/>
        </w:rPr>
        <w:t xml:space="preserve">        # =================================================</w:t>
      </w:r>
    </w:p>
    <w:p w14:paraId="3277B280">
      <w:pPr>
        <w:rPr>
          <w:rFonts w:hint="default" w:ascii="Times New Roman" w:hAnsi="Times New Roman" w:eastAsia="宋体" w:cs="Times New Roman"/>
        </w:rPr>
      </w:pPr>
      <w:r>
        <w:rPr>
          <w:rFonts w:hint="default" w:ascii="Times New Roman" w:hAnsi="Times New Roman" w:eastAsia="宋体" w:cs="Times New Roman"/>
        </w:rPr>
        <w:t xml:space="preserve">        read_back = nrc.VectorInt()</w:t>
      </w:r>
    </w:p>
    <w:p w14:paraId="3507A3F4">
      <w:pPr>
        <w:rPr>
          <w:rFonts w:hint="default" w:ascii="Times New Roman" w:hAnsi="Times New Roman" w:eastAsia="宋体" w:cs="Times New Roman"/>
        </w:rPr>
      </w:pPr>
    </w:p>
    <w:p w14:paraId="01299E1D">
      <w:pPr>
        <w:rPr>
          <w:rFonts w:hint="default" w:ascii="Times New Roman" w:hAnsi="Times New Roman" w:eastAsia="宋体" w:cs="Times New Roman"/>
        </w:rPr>
      </w:pPr>
      <w:r>
        <w:rPr>
          <w:rFonts w:hint="default" w:ascii="Times New Roman" w:hAnsi="Times New Roman" w:eastAsia="宋体" w:cs="Times New Roman"/>
        </w:rPr>
        <w:t xml:space="preserve">        ret = nrc.modbus_read_holding_registers(</w:t>
      </w:r>
    </w:p>
    <w:p w14:paraId="34A3632D">
      <w:pPr>
        <w:rPr>
          <w:rFonts w:hint="default" w:ascii="Times New Roman" w:hAnsi="Times New Roman" w:eastAsia="宋体" w:cs="Times New Roman"/>
        </w:rPr>
      </w:pPr>
      <w:r>
        <w:rPr>
          <w:rFonts w:hint="default" w:ascii="Times New Roman" w:hAnsi="Times New Roman" w:eastAsia="宋体" w:cs="Times New Roman"/>
        </w:rPr>
        <w:t xml:space="preserve">            socketFd,</w:t>
      </w:r>
    </w:p>
    <w:p w14:paraId="7B20885E">
      <w:pPr>
        <w:rPr>
          <w:rFonts w:hint="default" w:ascii="Times New Roman" w:hAnsi="Times New Roman" w:eastAsia="宋体" w:cs="Times New Roman"/>
        </w:rPr>
      </w:pPr>
      <w:r>
        <w:rPr>
          <w:rFonts w:hint="default" w:ascii="Times New Roman" w:hAnsi="Times New Roman" w:eastAsia="宋体" w:cs="Times New Roman"/>
        </w:rPr>
        <w:t xml:space="preserve">            master_id,</w:t>
      </w:r>
    </w:p>
    <w:p w14:paraId="2A1C6D62">
      <w:pPr>
        <w:rPr>
          <w:rFonts w:hint="default" w:ascii="Times New Roman" w:hAnsi="Times New Roman" w:eastAsia="宋体" w:cs="Times New Roman"/>
        </w:rPr>
      </w:pPr>
      <w:r>
        <w:rPr>
          <w:rFonts w:hint="default" w:ascii="Times New Roman" w:hAnsi="Times New Roman" w:eastAsia="宋体" w:cs="Times New Roman"/>
        </w:rPr>
        <w:t xml:space="preserve">            1155,  # 起始地址</w:t>
      </w:r>
    </w:p>
    <w:p w14:paraId="1F9D01C6">
      <w:pPr>
        <w:rPr>
          <w:rFonts w:hint="default" w:ascii="Times New Roman" w:hAnsi="Times New Roman" w:eastAsia="宋体" w:cs="Times New Roman"/>
        </w:rPr>
      </w:pPr>
      <w:r>
        <w:rPr>
          <w:rFonts w:hint="default" w:ascii="Times New Roman" w:hAnsi="Times New Roman" w:eastAsia="宋体" w:cs="Times New Roman"/>
        </w:rPr>
        <w:t xml:space="preserve">            5,     # 读取数量</w:t>
      </w:r>
    </w:p>
    <w:p w14:paraId="6559D31B">
      <w:pPr>
        <w:rPr>
          <w:rFonts w:hint="default" w:ascii="Times New Roman" w:hAnsi="Times New Roman" w:eastAsia="宋体" w:cs="Times New Roman"/>
        </w:rPr>
      </w:pPr>
      <w:r>
        <w:rPr>
          <w:rFonts w:hint="default" w:ascii="Times New Roman" w:hAnsi="Times New Roman" w:eastAsia="宋体" w:cs="Times New Roman"/>
        </w:rPr>
        <w:t xml:space="preserve">            read_back</w:t>
      </w:r>
    </w:p>
    <w:p w14:paraId="4204AC44">
      <w:pPr>
        <w:rPr>
          <w:rFonts w:hint="default" w:ascii="Times New Roman" w:hAnsi="Times New Roman" w:eastAsia="宋体" w:cs="Times New Roman"/>
        </w:rPr>
      </w:pPr>
      <w:r>
        <w:rPr>
          <w:rFonts w:hint="default" w:ascii="Times New Roman" w:hAnsi="Times New Roman" w:eastAsia="宋体" w:cs="Times New Roman"/>
        </w:rPr>
        <w:t xml:space="preserve">        )</w:t>
      </w:r>
    </w:p>
    <w:p w14:paraId="48519767">
      <w:pPr>
        <w:rPr>
          <w:rFonts w:hint="default" w:ascii="Times New Roman" w:hAnsi="Times New Roman" w:eastAsia="宋体" w:cs="Times New Roman"/>
        </w:rPr>
      </w:pPr>
      <w:r>
        <w:rPr>
          <w:rFonts w:hint="default" w:ascii="Times New Roman" w:hAnsi="Times New Roman" w:eastAsia="宋体" w:cs="Times New Roman"/>
        </w:rPr>
        <w:t xml:space="preserve">        if ret != nrc.SUCCESS:</w:t>
      </w:r>
    </w:p>
    <w:p w14:paraId="7D2A1711">
      <w:pPr>
        <w:rPr>
          <w:rFonts w:hint="default" w:ascii="Times New Roman" w:hAnsi="Times New Roman" w:eastAsia="宋体" w:cs="Times New Roman"/>
        </w:rPr>
      </w:pPr>
      <w:r>
        <w:rPr>
          <w:rFonts w:hint="default" w:ascii="Times New Roman" w:hAnsi="Times New Roman" w:eastAsia="宋体" w:cs="Times New Roman"/>
        </w:rPr>
        <w:t xml:space="preserve">            print("读取寄存器失败")</w:t>
      </w:r>
    </w:p>
    <w:p w14:paraId="52C3E069">
      <w:pPr>
        <w:rPr>
          <w:rFonts w:hint="default" w:ascii="Times New Roman" w:hAnsi="Times New Roman" w:eastAsia="宋体" w:cs="Times New Roman"/>
        </w:rPr>
      </w:pPr>
      <w:r>
        <w:rPr>
          <w:rFonts w:hint="default" w:ascii="Times New Roman" w:hAnsi="Times New Roman" w:eastAsia="宋体" w:cs="Times New Roman"/>
        </w:rPr>
        <w:t xml:space="preserve">            return</w:t>
      </w:r>
    </w:p>
    <w:p w14:paraId="3F84F216">
      <w:pPr>
        <w:rPr>
          <w:rFonts w:hint="default" w:ascii="Times New Roman" w:hAnsi="Times New Roman" w:eastAsia="宋体" w:cs="Times New Roman"/>
        </w:rPr>
      </w:pPr>
    </w:p>
    <w:p w14:paraId="6A481CF1">
      <w:pPr>
        <w:rPr>
          <w:rFonts w:hint="default" w:ascii="Times New Roman" w:hAnsi="Times New Roman" w:eastAsia="宋体" w:cs="Times New Roman"/>
        </w:rPr>
      </w:pPr>
      <w:r>
        <w:rPr>
          <w:rFonts w:hint="default" w:ascii="Times New Roman" w:hAnsi="Times New Roman" w:eastAsia="宋体" w:cs="Times New Roman"/>
        </w:rPr>
        <w:t xml:space="preserve">        print("\n[结果] 读取数据：", end="")</w:t>
      </w:r>
    </w:p>
    <w:p w14:paraId="6B8B396B">
      <w:pPr>
        <w:rPr>
          <w:rFonts w:hint="default" w:ascii="Times New Roman" w:hAnsi="Times New Roman" w:eastAsia="宋体" w:cs="Times New Roman"/>
        </w:rPr>
      </w:pPr>
      <w:r>
        <w:rPr>
          <w:rFonts w:hint="default" w:ascii="Times New Roman" w:hAnsi="Times New Roman" w:eastAsia="宋体" w:cs="Times New Roman"/>
        </w:rPr>
        <w:t xml:space="preserve">        for v in read_back:</w:t>
      </w:r>
    </w:p>
    <w:p w14:paraId="57269EFA">
      <w:pPr>
        <w:rPr>
          <w:rFonts w:hint="default" w:ascii="Times New Roman" w:hAnsi="Times New Roman" w:eastAsia="宋体" w:cs="Times New Roman"/>
        </w:rPr>
      </w:pPr>
      <w:r>
        <w:rPr>
          <w:rFonts w:hint="default" w:ascii="Times New Roman" w:hAnsi="Times New Roman" w:eastAsia="宋体" w:cs="Times New Roman"/>
        </w:rPr>
        <w:t xml:space="preserve">            print(v, end=" ")</w:t>
      </w:r>
    </w:p>
    <w:p w14:paraId="7FADC63E">
      <w:pPr>
        <w:rPr>
          <w:rFonts w:hint="default" w:ascii="Times New Roman" w:hAnsi="Times New Roman" w:eastAsia="宋体" w:cs="Times New Roman"/>
        </w:rPr>
      </w:pPr>
      <w:r>
        <w:rPr>
          <w:rFonts w:hint="default" w:ascii="Times New Roman" w:hAnsi="Times New Roman" w:eastAsia="宋体" w:cs="Times New Roman"/>
        </w:rPr>
        <w:t xml:space="preserve">        print()</w:t>
      </w:r>
    </w:p>
    <w:p w14:paraId="489B282B">
      <w:pPr>
        <w:rPr>
          <w:rFonts w:hint="default" w:ascii="Times New Roman" w:hAnsi="Times New Roman" w:eastAsia="宋体" w:cs="Times New Roman"/>
        </w:rPr>
      </w:pPr>
    </w:p>
    <w:p w14:paraId="0360C5FA">
      <w:pPr>
        <w:rPr>
          <w:rFonts w:hint="default" w:ascii="Times New Roman" w:hAnsi="Times New Roman" w:eastAsia="宋体" w:cs="Times New Roman"/>
        </w:rPr>
      </w:pPr>
      <w:r>
        <w:rPr>
          <w:rFonts w:hint="default" w:ascii="Times New Roman" w:hAnsi="Times New Roman" w:eastAsia="宋体" w:cs="Times New Roman"/>
        </w:rPr>
        <w:t xml:space="preserve">        print("\n[完成] 灵巧手 Modbus RTU Demo 执行完毕！")</w:t>
      </w:r>
    </w:p>
    <w:p w14:paraId="3297BED2">
      <w:pPr>
        <w:rPr>
          <w:rFonts w:hint="default" w:ascii="Times New Roman" w:hAnsi="Times New Roman" w:eastAsia="宋体" w:cs="Times New Roman"/>
        </w:rPr>
      </w:pPr>
    </w:p>
    <w:p w14:paraId="02803E35">
      <w:pPr>
        <w:rPr>
          <w:rFonts w:hint="default" w:ascii="Times New Roman" w:hAnsi="Times New Roman" w:eastAsia="宋体" w:cs="Times New Roman"/>
        </w:rPr>
      </w:pPr>
    </w:p>
    <w:p w14:paraId="0CDF2869">
      <w:pPr>
        <w:rPr>
          <w:rFonts w:hint="default" w:ascii="Times New Roman" w:hAnsi="Times New Roman" w:eastAsia="宋体" w:cs="Times New Roman"/>
        </w:rPr>
      </w:pPr>
    </w:p>
    <w:p w14:paraId="681DFD9D">
      <w:pPr>
        <w:rPr>
          <w:rFonts w:hint="default" w:ascii="Times New Roman" w:hAnsi="Times New Roman" w:eastAsia="宋体" w:cs="Times New Roman"/>
        </w:rPr>
      </w:pPr>
      <w:r>
        <w:rPr>
          <w:rFonts w:hint="default" w:ascii="Times New Roman" w:hAnsi="Times New Roman" w:eastAsia="宋体" w:cs="Times New Roman"/>
        </w:rPr>
        <w:t>if __name__ == '__main__':</w:t>
      </w:r>
    </w:p>
    <w:p w14:paraId="61976D14">
      <w:pPr>
        <w:rPr>
          <w:rFonts w:hint="default" w:ascii="Times New Roman" w:hAnsi="Times New Roman" w:eastAsia="宋体" w:cs="Times New Roman"/>
        </w:rPr>
      </w:pPr>
      <w:r>
        <w:rPr>
          <w:rFonts w:hint="default" w:ascii="Times New Roman" w:hAnsi="Times New Roman" w:eastAsia="宋体" w:cs="Times New Roman"/>
        </w:rPr>
        <w:t xml:space="preserve">    # 建立连接</w:t>
      </w:r>
    </w:p>
    <w:p w14:paraId="09408F41">
      <w:pPr>
        <w:rPr>
          <w:rFonts w:hint="default" w:ascii="Times New Roman" w:hAnsi="Times New Roman" w:eastAsia="宋体" w:cs="Times New Roman"/>
        </w:rPr>
      </w:pPr>
      <w:r>
        <w:rPr>
          <w:rFonts w:hint="default" w:ascii="Times New Roman" w:hAnsi="Times New Roman" w:eastAsia="宋体" w:cs="Times New Roman"/>
        </w:rPr>
        <w:t xml:space="preserve">   arm_test = ArmTest()</w:t>
      </w:r>
    </w:p>
    <w:p w14:paraId="0CC4752D">
      <w:pPr>
        <w:rPr>
          <w:rFonts w:hint="default" w:ascii="Times New Roman" w:hAnsi="Times New Roman" w:eastAsia="宋体" w:cs="Times New Roman"/>
        </w:rPr>
      </w:pPr>
      <w:r>
        <w:rPr>
          <w:rFonts w:hint="default" w:ascii="Times New Roman" w:hAnsi="Times New Roman" w:eastAsia="宋体" w:cs="Times New Roman"/>
        </w:rPr>
        <w:t xml:space="preserve">   socket_fd = nrc.connect_robot("192.168.1.13", "6001")</w:t>
      </w:r>
    </w:p>
    <w:p w14:paraId="67CFFA8A">
      <w:pPr>
        <w:rPr>
          <w:rFonts w:hint="default" w:ascii="Times New Roman" w:hAnsi="Times New Roman" w:eastAsia="宋体" w:cs="Times New Roman"/>
        </w:rPr>
      </w:pPr>
    </w:p>
    <w:p w14:paraId="2C2D439D">
      <w:pPr>
        <w:rPr>
          <w:rFonts w:hint="default" w:ascii="Times New Roman" w:hAnsi="Times New Roman" w:eastAsia="宋体" w:cs="Times New Roman"/>
        </w:rPr>
      </w:pPr>
      <w:r>
        <w:rPr>
          <w:rFonts w:hint="default" w:ascii="Times New Roman" w:hAnsi="Times New Roman" w:eastAsia="宋体" w:cs="Times New Roman"/>
        </w:rPr>
        <w:t xml:space="preserve">   arm_test.demo_finger_modbus_rtu(socket_fd)  #调用modbus_demo</w:t>
      </w:r>
    </w:p>
    <w:p w14:paraId="2D1774C7">
      <w:pPr>
        <w:rPr>
          <w:rFonts w:hint="default" w:ascii="Times New Roman" w:hAnsi="Times New Roman" w:eastAsia="宋体" w:cs="Times New Roman"/>
        </w:rPr>
      </w:pPr>
      <w:r>
        <w:rPr>
          <w:rFonts w:hint="default" w:ascii="Times New Roman" w:hAnsi="Times New Roman" w:eastAsia="宋体" w:cs="Times New Roman"/>
        </w:rPr>
        <w:pict>
          <v:rect id="_x0000_i1075" o:spt="1" style="height:1.5pt;width:0pt;" fillcolor="#000000" filled="t" stroked="f" coordsize="21600,21600" o:hr="t" o:hrstd="t" o:hrnoshade="t" o:hralign="center">
            <v:path/>
            <v:fill on="t" focussize="0,0"/>
            <v:stroke on="f"/>
            <v:imagedata o:title=""/>
            <o:lock v:ext="edit"/>
            <w10:wrap type="none"/>
            <w10:anchorlock/>
          </v:rect>
        </w:pict>
      </w:r>
    </w:p>
    <w:p w14:paraId="5F952EA6">
      <w:pPr>
        <w:pStyle w:val="4"/>
        <w:rPr>
          <w:rFonts w:hint="default" w:ascii="Times New Roman" w:hAnsi="Times New Roman" w:eastAsia="宋体" w:cs="Times New Roman"/>
        </w:rPr>
      </w:pPr>
      <w:bookmarkStart w:id="96" w:name="_Toc6896"/>
      <w:r>
        <w:rPr>
          <w:rFonts w:hint="default" w:ascii="Times New Roman" w:hAnsi="Times New Roman" w:eastAsia="宋体" w:cs="Times New Roman"/>
        </w:rPr>
        <w:t>6.2关节信息查询使用示例</w:t>
      </w:r>
      <w:bookmarkEnd w:id="96"/>
    </w:p>
    <w:p w14:paraId="792B8CC3">
      <w:pPr>
        <w:rPr>
          <w:rFonts w:hint="default" w:ascii="Times New Roman" w:hAnsi="Times New Roman" w:eastAsia="宋体" w:cs="Times New Roman"/>
        </w:rPr>
      </w:pPr>
      <w:r>
        <w:rPr>
          <w:rFonts w:hint="default" w:ascii="Times New Roman" w:hAnsi="Times New Roman" w:eastAsia="宋体" w:cs="Times New Roman"/>
        </w:rPr>
        <w:t>import nrc_interface as nrc</w:t>
      </w:r>
    </w:p>
    <w:p w14:paraId="16C41BB7">
      <w:pPr>
        <w:rPr>
          <w:rFonts w:hint="default" w:ascii="Times New Roman" w:hAnsi="Times New Roman" w:eastAsia="宋体" w:cs="Times New Roman"/>
        </w:rPr>
      </w:pPr>
      <w:r>
        <w:rPr>
          <w:rFonts w:hint="default" w:ascii="Times New Roman" w:hAnsi="Times New Roman" w:eastAsia="宋体" w:cs="Times New Roman"/>
        </w:rPr>
        <w:t>import time</w:t>
      </w:r>
    </w:p>
    <w:p w14:paraId="7C67ED28">
      <w:pPr>
        <w:rPr>
          <w:rFonts w:hint="default" w:ascii="Times New Roman" w:hAnsi="Times New Roman" w:eastAsia="宋体" w:cs="Times New Roman"/>
        </w:rPr>
      </w:pPr>
    </w:p>
    <w:p w14:paraId="3A0201C8">
      <w:pPr>
        <w:rPr>
          <w:rFonts w:hint="default" w:ascii="Times New Roman" w:hAnsi="Times New Roman" w:eastAsia="宋体" w:cs="Times New Roman"/>
        </w:rPr>
      </w:pPr>
      <w:r>
        <w:rPr>
          <w:rFonts w:hint="default" w:ascii="Times New Roman" w:hAnsi="Times New Roman" w:eastAsia="宋体" w:cs="Times New Roman"/>
        </w:rPr>
        <w:t>class ArmTest:</w:t>
      </w:r>
    </w:p>
    <w:p w14:paraId="6730EF31">
      <w:pPr>
        <w:rPr>
          <w:rFonts w:hint="default" w:ascii="Times New Roman" w:hAnsi="Times New Roman" w:eastAsia="宋体" w:cs="Times New Roman"/>
        </w:rPr>
      </w:pPr>
      <w:r>
        <w:rPr>
          <w:rFonts w:hint="default" w:ascii="Times New Roman" w:hAnsi="Times New Roman" w:eastAsia="宋体" w:cs="Times New Roman"/>
        </w:rPr>
        <w:t xml:space="preserve">   # 查询关节信息 </w:t>
      </w:r>
    </w:p>
    <w:p w14:paraId="5B551460">
      <w:pPr>
        <w:rPr>
          <w:rFonts w:hint="default" w:ascii="Times New Roman" w:hAnsi="Times New Roman" w:eastAsia="宋体" w:cs="Times New Roman"/>
        </w:rPr>
      </w:pPr>
      <w:r>
        <w:rPr>
          <w:rFonts w:hint="default" w:ascii="Times New Roman" w:hAnsi="Times New Roman" w:eastAsia="宋体" w:cs="Times New Roman"/>
        </w:rPr>
        <w:t xml:space="preserve">    def demo_get_joint_info(self, socketFd, joint_id):</w:t>
      </w:r>
    </w:p>
    <w:p w14:paraId="69FB7E17">
      <w:pPr>
        <w:rPr>
          <w:rFonts w:hint="default" w:ascii="Times New Roman" w:hAnsi="Times New Roman" w:eastAsia="宋体" w:cs="Times New Roman"/>
        </w:rPr>
      </w:pPr>
      <w:r>
        <w:rPr>
          <w:rFonts w:hint="default" w:ascii="Times New Roman" w:hAnsi="Times New Roman" w:eastAsia="宋体" w:cs="Times New Roman"/>
        </w:rPr>
        <w:t xml:space="preserve">        joint_param = nrc.RobotJointParam()</w:t>
      </w:r>
    </w:p>
    <w:p w14:paraId="702122AD">
      <w:pPr>
        <w:rPr>
          <w:rFonts w:hint="default" w:ascii="Times New Roman" w:hAnsi="Times New Roman" w:eastAsia="宋体" w:cs="Times New Roman"/>
        </w:rPr>
      </w:pPr>
      <w:r>
        <w:rPr>
          <w:rFonts w:hint="default" w:ascii="Times New Roman" w:hAnsi="Times New Roman" w:eastAsia="宋体" w:cs="Times New Roman"/>
        </w:rPr>
        <w:t xml:space="preserve">        ret = nrc.get_robot_joint_param(socketFd, joint_id, joint_param)</w:t>
      </w:r>
    </w:p>
    <w:p w14:paraId="423C3D62">
      <w:pPr>
        <w:rPr>
          <w:rFonts w:hint="default" w:ascii="Times New Roman" w:hAnsi="Times New Roman" w:eastAsia="宋体" w:cs="Times New Roman"/>
        </w:rPr>
      </w:pPr>
      <w:r>
        <w:rPr>
          <w:rFonts w:hint="default" w:ascii="Times New Roman" w:hAnsi="Times New Roman" w:eastAsia="宋体" w:cs="Times New Roman"/>
        </w:rPr>
        <w:t xml:space="preserve">        </w:t>
      </w:r>
    </w:p>
    <w:p w14:paraId="1C0BC03B">
      <w:pPr>
        <w:rPr>
          <w:rFonts w:hint="default" w:ascii="Times New Roman" w:hAnsi="Times New Roman" w:eastAsia="宋体" w:cs="Times New Roman"/>
        </w:rPr>
      </w:pPr>
      <w:r>
        <w:rPr>
          <w:rFonts w:hint="default" w:ascii="Times New Roman" w:hAnsi="Times New Roman" w:eastAsia="宋体" w:cs="Times New Roman"/>
        </w:rPr>
        <w:t xml:space="preserve">        if ret != nrc.SUCCESS:</w:t>
      </w:r>
    </w:p>
    <w:p w14:paraId="09DA52EE">
      <w:pPr>
        <w:rPr>
          <w:rFonts w:hint="default" w:ascii="Times New Roman" w:hAnsi="Times New Roman" w:eastAsia="宋体" w:cs="Times New Roman"/>
        </w:rPr>
      </w:pPr>
      <w:r>
        <w:rPr>
          <w:rFonts w:hint="default" w:ascii="Times New Roman" w:hAnsi="Times New Roman" w:eastAsia="宋体" w:cs="Times New Roman"/>
        </w:rPr>
        <w:t xml:space="preserve">            print(f"查询轴{joint_id}失败")</w:t>
      </w:r>
    </w:p>
    <w:p w14:paraId="17AC307B">
      <w:pPr>
        <w:rPr>
          <w:rFonts w:hint="default" w:ascii="Times New Roman" w:hAnsi="Times New Roman" w:eastAsia="宋体" w:cs="Times New Roman"/>
        </w:rPr>
      </w:pPr>
      <w:r>
        <w:rPr>
          <w:rFonts w:hint="default" w:ascii="Times New Roman" w:hAnsi="Times New Roman" w:eastAsia="宋体" w:cs="Times New Roman"/>
        </w:rPr>
        <w:t xml:space="preserve">            return</w:t>
      </w:r>
    </w:p>
    <w:p w14:paraId="43CCA51E">
      <w:pPr>
        <w:rPr>
          <w:rFonts w:hint="default" w:ascii="Times New Roman" w:hAnsi="Times New Roman" w:eastAsia="宋体" w:cs="Times New Roman"/>
        </w:rPr>
      </w:pPr>
      <w:r>
        <w:rPr>
          <w:rFonts w:hint="default" w:ascii="Times New Roman" w:hAnsi="Times New Roman" w:eastAsia="宋体" w:cs="Times New Roman"/>
        </w:rPr>
        <w:t xml:space="preserve">        </w:t>
      </w:r>
    </w:p>
    <w:p w14:paraId="1CE73FD9">
      <w:pPr>
        <w:rPr>
          <w:rFonts w:hint="default" w:ascii="Times New Roman" w:hAnsi="Times New Roman" w:eastAsia="宋体" w:cs="Times New Roman"/>
        </w:rPr>
      </w:pPr>
      <w:r>
        <w:rPr>
          <w:rFonts w:hint="default" w:ascii="Times New Roman" w:hAnsi="Times New Roman" w:eastAsia="宋体" w:cs="Times New Roman"/>
        </w:rPr>
        <w:t xml:space="preserve">        print(f"=== 轴{joint_id} ===")</w:t>
      </w:r>
    </w:p>
    <w:p w14:paraId="6E893A67">
      <w:pPr>
        <w:rPr>
          <w:rFonts w:hint="default" w:ascii="Times New Roman" w:hAnsi="Times New Roman" w:eastAsia="宋体" w:cs="Times New Roman"/>
        </w:rPr>
      </w:pPr>
      <w:r>
        <w:rPr>
          <w:rFonts w:hint="default" w:ascii="Times New Roman" w:hAnsi="Times New Roman" w:eastAsia="宋体" w:cs="Times New Roman"/>
        </w:rPr>
        <w:t xml:space="preserve">        print(f"减速比          : {joint_param.reducRatio}")</w:t>
      </w:r>
    </w:p>
    <w:p w14:paraId="219261B4">
      <w:pPr>
        <w:rPr>
          <w:rFonts w:hint="default" w:ascii="Times New Roman" w:hAnsi="Times New Roman" w:eastAsia="宋体" w:cs="Times New Roman"/>
        </w:rPr>
      </w:pPr>
      <w:r>
        <w:rPr>
          <w:rFonts w:hint="default" w:ascii="Times New Roman" w:hAnsi="Times New Roman" w:eastAsia="宋体" w:cs="Times New Roman"/>
        </w:rPr>
        <w:t xml:space="preserve">        print(f"编码器分辨率     : {joint_param.encoderResolution}")</w:t>
      </w:r>
    </w:p>
    <w:p w14:paraId="07BAF99B">
      <w:pPr>
        <w:rPr>
          <w:rFonts w:hint="default" w:ascii="Times New Roman" w:hAnsi="Times New Roman" w:eastAsia="宋体" w:cs="Times New Roman"/>
        </w:rPr>
      </w:pPr>
      <w:r>
        <w:rPr>
          <w:rFonts w:hint="default" w:ascii="Times New Roman" w:hAnsi="Times New Roman" w:eastAsia="宋体" w:cs="Times New Roman"/>
        </w:rPr>
        <w:t xml:space="preserve">        print(f"软正限位        : {joint_param.posSWLimit}")</w:t>
      </w:r>
    </w:p>
    <w:p w14:paraId="2B06602A">
      <w:pPr>
        <w:rPr>
          <w:rFonts w:hint="default" w:ascii="Times New Roman" w:hAnsi="Times New Roman" w:eastAsia="宋体" w:cs="Times New Roman"/>
        </w:rPr>
      </w:pPr>
      <w:r>
        <w:rPr>
          <w:rFonts w:hint="default" w:ascii="Times New Roman" w:hAnsi="Times New Roman" w:eastAsia="宋体" w:cs="Times New Roman"/>
        </w:rPr>
        <w:t xml:space="preserve">        print(f"软负限位        : {joint_param.negSWLimit}")</w:t>
      </w:r>
    </w:p>
    <w:p w14:paraId="2EA3EF38">
      <w:pPr>
        <w:rPr>
          <w:rFonts w:hint="default" w:ascii="Times New Roman" w:hAnsi="Times New Roman" w:eastAsia="宋体" w:cs="Times New Roman"/>
        </w:rPr>
      </w:pPr>
      <w:r>
        <w:rPr>
          <w:rFonts w:hint="default" w:ascii="Times New Roman" w:hAnsi="Times New Roman" w:eastAsia="宋体" w:cs="Times New Roman"/>
        </w:rPr>
        <w:t xml:space="preserve">        print(f"额定转速        : {joint_param.ratedRotSpeed}")</w:t>
      </w:r>
    </w:p>
    <w:p w14:paraId="621D0784">
      <w:pPr>
        <w:rPr>
          <w:rFonts w:hint="default" w:ascii="Times New Roman" w:hAnsi="Times New Roman" w:eastAsia="宋体" w:cs="Times New Roman"/>
        </w:rPr>
      </w:pPr>
      <w:r>
        <w:rPr>
          <w:rFonts w:hint="default" w:ascii="Times New Roman" w:hAnsi="Times New Roman" w:eastAsia="宋体" w:cs="Times New Roman"/>
        </w:rPr>
        <w:t xml:space="preserve">        print(f"最大转速        : {joint_param.maxRotSpeed}")</w:t>
      </w:r>
    </w:p>
    <w:p w14:paraId="0EB63A6F">
      <w:pPr>
        <w:rPr>
          <w:rFonts w:hint="default" w:ascii="Times New Roman" w:hAnsi="Times New Roman" w:eastAsia="宋体" w:cs="Times New Roman"/>
        </w:rPr>
      </w:pPr>
      <w:r>
        <w:rPr>
          <w:rFonts w:hint="default" w:ascii="Times New Roman" w:hAnsi="Times New Roman" w:eastAsia="宋体" w:cs="Times New Roman"/>
        </w:rPr>
        <w:t xml:space="preserve">        print(f"额定速度        : {joint_param.ratedVel}")</w:t>
      </w:r>
    </w:p>
    <w:p w14:paraId="7FEC61E1">
      <w:pPr>
        <w:rPr>
          <w:rFonts w:hint="default" w:ascii="Times New Roman" w:hAnsi="Times New Roman" w:eastAsia="宋体" w:cs="Times New Roman"/>
        </w:rPr>
      </w:pPr>
      <w:r>
        <w:rPr>
          <w:rFonts w:hint="default" w:ascii="Times New Roman" w:hAnsi="Times New Roman" w:eastAsia="宋体" w:cs="Times New Roman"/>
        </w:rPr>
        <w:t xml:space="preserve">        print(f"最大加速度      : {joint_param.maxAcc}")</w:t>
      </w:r>
    </w:p>
    <w:p w14:paraId="2A73DF5D">
      <w:pPr>
        <w:rPr>
          <w:rFonts w:hint="default" w:ascii="Times New Roman" w:hAnsi="Times New Roman" w:eastAsia="宋体" w:cs="Times New Roman"/>
        </w:rPr>
      </w:pPr>
      <w:r>
        <w:rPr>
          <w:rFonts w:hint="default" w:ascii="Times New Roman" w:hAnsi="Times New Roman" w:eastAsia="宋体" w:cs="Times New Roman"/>
        </w:rPr>
        <w:t xml:space="preserve">        print(f"最大减速度      : {joint_param.maxDecel}")</w:t>
      </w:r>
    </w:p>
    <w:p w14:paraId="3FADB8FE">
      <w:pPr>
        <w:rPr>
          <w:rFonts w:hint="default" w:ascii="Times New Roman" w:hAnsi="Times New Roman" w:eastAsia="宋体" w:cs="Times New Roman"/>
        </w:rPr>
      </w:pPr>
      <w:r>
        <w:rPr>
          <w:rFonts w:hint="default" w:ascii="Times New Roman" w:hAnsi="Times New Roman" w:eastAsia="宋体" w:cs="Times New Roman"/>
        </w:rPr>
        <w:t xml:space="preserve">        print(f"电机方向        : {joint_param.direction}")</w:t>
      </w:r>
    </w:p>
    <w:p w14:paraId="069EC603">
      <w:pPr>
        <w:rPr>
          <w:rFonts w:hint="default" w:ascii="Times New Roman" w:hAnsi="Times New Roman" w:eastAsia="宋体" w:cs="Times New Roman"/>
        </w:rPr>
      </w:pPr>
      <w:r>
        <w:rPr>
          <w:rFonts w:hint="default" w:ascii="Times New Roman" w:hAnsi="Times New Roman" w:eastAsia="宋体" w:cs="Times New Roman"/>
        </w:rPr>
        <w:t>if __name__ == '__main__':</w:t>
      </w:r>
    </w:p>
    <w:p w14:paraId="141F1D7C">
      <w:pPr>
        <w:rPr>
          <w:rFonts w:hint="default" w:ascii="Times New Roman" w:hAnsi="Times New Roman" w:eastAsia="宋体" w:cs="Times New Roman"/>
        </w:rPr>
      </w:pPr>
      <w:r>
        <w:rPr>
          <w:rFonts w:hint="default" w:ascii="Times New Roman" w:hAnsi="Times New Roman" w:eastAsia="宋体" w:cs="Times New Roman"/>
        </w:rPr>
        <w:t xml:space="preserve">    # 建立连接</w:t>
      </w:r>
    </w:p>
    <w:p w14:paraId="08BAE0F6">
      <w:pPr>
        <w:rPr>
          <w:rFonts w:hint="default" w:ascii="Times New Roman" w:hAnsi="Times New Roman" w:eastAsia="宋体" w:cs="Times New Roman"/>
        </w:rPr>
      </w:pPr>
      <w:r>
        <w:rPr>
          <w:rFonts w:hint="default" w:ascii="Times New Roman" w:hAnsi="Times New Roman" w:eastAsia="宋体" w:cs="Times New Roman"/>
        </w:rPr>
        <w:t xml:space="preserve">   arm_test = ArmTest()</w:t>
      </w:r>
    </w:p>
    <w:p w14:paraId="0454F8B7">
      <w:pPr>
        <w:rPr>
          <w:rFonts w:hint="default" w:ascii="Times New Roman" w:hAnsi="Times New Roman" w:eastAsia="宋体" w:cs="Times New Roman"/>
        </w:rPr>
      </w:pPr>
      <w:r>
        <w:rPr>
          <w:rFonts w:hint="default" w:ascii="Times New Roman" w:hAnsi="Times New Roman" w:eastAsia="宋体" w:cs="Times New Roman"/>
        </w:rPr>
        <w:t xml:space="preserve">   socket_fd = nrc.connect_robot("192.168.1.13", "6001")</w:t>
      </w:r>
    </w:p>
    <w:p w14:paraId="23419820">
      <w:pPr>
        <w:rPr>
          <w:rFonts w:hint="default" w:ascii="Times New Roman" w:hAnsi="Times New Roman" w:eastAsia="宋体" w:cs="Times New Roman"/>
        </w:rPr>
      </w:pPr>
      <w:r>
        <w:rPr>
          <w:rFonts w:hint="default" w:ascii="Times New Roman" w:hAnsi="Times New Roman" w:eastAsia="宋体" w:cs="Times New Roman"/>
        </w:rPr>
        <w:pict>
          <v:rect id="_x0000_i1076" o:spt="1" style="height:1.5pt;width:0pt;" fillcolor="#000000" filled="t" stroked="f" coordsize="21600,21600" o:hr="t" o:hrstd="t" o:hrnoshade="t" o:hralign="center">
            <v:path/>
            <v:fill on="t" focussize="0,0"/>
            <v:stroke on="f"/>
            <v:imagedata o:title=""/>
            <o:lock v:ext="edit"/>
            <w10:wrap type="none"/>
            <w10:anchorlock/>
          </v:rect>
        </w:pict>
      </w:r>
    </w:p>
    <w:p w14:paraId="4AD63290">
      <w:pPr>
        <w:rPr>
          <w:rFonts w:hint="default" w:ascii="Times New Roman" w:hAnsi="Times New Roman" w:eastAsia="宋体" w:cs="Times New Roman"/>
        </w:rPr>
      </w:pPr>
    </w:p>
    <w:p w14:paraId="3F740E28">
      <w:pPr>
        <w:pStyle w:val="4"/>
        <w:rPr>
          <w:rFonts w:hint="default" w:ascii="Times New Roman" w:hAnsi="Times New Roman" w:eastAsia="宋体" w:cs="Times New Roman"/>
        </w:rPr>
      </w:pPr>
      <w:bookmarkStart w:id="97" w:name="_Toc5874"/>
      <w:r>
        <w:rPr>
          <w:rFonts w:hint="default" w:ascii="Times New Roman" w:hAnsi="Times New Roman" w:eastAsia="宋体" w:cs="Times New Roman"/>
        </w:rPr>
        <w:t>6.3关节实时跟踪servoJ使用示例</w:t>
      </w:r>
      <w:bookmarkEnd w:id="97"/>
    </w:p>
    <w:p w14:paraId="624FFD64">
      <w:pPr>
        <w:rPr>
          <w:rFonts w:hint="default" w:ascii="Times New Roman" w:hAnsi="Times New Roman" w:eastAsia="宋体" w:cs="Times New Roman"/>
        </w:rPr>
      </w:pPr>
      <w:r>
        <w:rPr>
          <w:rFonts w:hint="default" w:ascii="Times New Roman" w:hAnsi="Times New Roman" w:eastAsia="宋体" w:cs="Times New Roman"/>
        </w:rPr>
        <w:t>import nrc_interface as nrc</w:t>
      </w:r>
    </w:p>
    <w:p w14:paraId="31B8DA38">
      <w:pPr>
        <w:rPr>
          <w:rFonts w:hint="default" w:ascii="Times New Roman" w:hAnsi="Times New Roman" w:eastAsia="宋体" w:cs="Times New Roman"/>
        </w:rPr>
      </w:pPr>
      <w:r>
        <w:rPr>
          <w:rFonts w:hint="default" w:ascii="Times New Roman" w:hAnsi="Times New Roman" w:eastAsia="宋体" w:cs="Times New Roman"/>
        </w:rPr>
        <w:t>import time</w:t>
      </w:r>
    </w:p>
    <w:p w14:paraId="1B98579C">
      <w:pPr>
        <w:rPr>
          <w:rFonts w:hint="default" w:ascii="Times New Roman" w:hAnsi="Times New Roman" w:eastAsia="宋体" w:cs="Times New Roman"/>
        </w:rPr>
      </w:pPr>
    </w:p>
    <w:p w14:paraId="3E65B72A">
      <w:pPr>
        <w:rPr>
          <w:rFonts w:hint="default" w:ascii="Times New Roman" w:hAnsi="Times New Roman" w:eastAsia="宋体" w:cs="Times New Roman"/>
        </w:rPr>
      </w:pPr>
      <w:r>
        <w:rPr>
          <w:rFonts w:hint="default" w:ascii="Times New Roman" w:hAnsi="Times New Roman" w:eastAsia="宋体" w:cs="Times New Roman"/>
        </w:rPr>
        <w:t>class ArmTest:</w:t>
      </w:r>
    </w:p>
    <w:p w14:paraId="0DFB96B9">
      <w:pPr>
        <w:rPr>
          <w:rFonts w:hint="default" w:ascii="Times New Roman" w:hAnsi="Times New Roman" w:eastAsia="宋体" w:cs="Times New Roman"/>
        </w:rPr>
      </w:pPr>
      <w:r>
        <w:rPr>
          <w:rFonts w:hint="default" w:ascii="Times New Roman" w:hAnsi="Times New Roman" w:eastAsia="宋体" w:cs="Times New Roman"/>
        </w:rPr>
        <w:t xml:space="preserve">    #关节跟踪模式</w:t>
      </w:r>
    </w:p>
    <w:p w14:paraId="07D1ECC9">
      <w:pPr>
        <w:rPr>
          <w:rFonts w:hint="default" w:ascii="Times New Roman" w:hAnsi="Times New Roman" w:eastAsia="宋体" w:cs="Times New Roman"/>
        </w:rPr>
      </w:pPr>
      <w:r>
        <w:rPr>
          <w:rFonts w:hint="default" w:ascii="Times New Roman" w:hAnsi="Times New Roman" w:eastAsia="宋体" w:cs="Times New Roman"/>
        </w:rPr>
        <w:t xml:space="preserve">    def demo_servoJ(self, socket_fd):</w:t>
      </w:r>
    </w:p>
    <w:p w14:paraId="1B7589A1">
      <w:pPr>
        <w:rPr>
          <w:rFonts w:hint="default" w:ascii="Times New Roman" w:hAnsi="Times New Roman" w:eastAsia="宋体" w:cs="Times New Roman"/>
        </w:rPr>
      </w:pPr>
    </w:p>
    <w:p w14:paraId="072D9838">
      <w:pPr>
        <w:rPr>
          <w:rFonts w:hint="default" w:ascii="Times New Roman" w:hAnsi="Times New Roman" w:eastAsia="宋体" w:cs="Times New Roman"/>
        </w:rPr>
      </w:pPr>
      <w:r>
        <w:rPr>
          <w:rFonts w:hint="default" w:ascii="Times New Roman" w:hAnsi="Times New Roman" w:eastAsia="宋体" w:cs="Times New Roman"/>
        </w:rPr>
        <w:t xml:space="preserve">     </w:t>
      </w:r>
    </w:p>
    <w:p w14:paraId="7B354EB1">
      <w:pPr>
        <w:rPr>
          <w:rFonts w:hint="default" w:ascii="Times New Roman" w:hAnsi="Times New Roman" w:eastAsia="宋体" w:cs="Times New Roman"/>
        </w:rPr>
      </w:pPr>
      <w:r>
        <w:rPr>
          <w:rFonts w:hint="default" w:ascii="Times New Roman" w:hAnsi="Times New Roman" w:eastAsia="宋体" w:cs="Times New Roman"/>
        </w:rPr>
        <w:t xml:space="preserve">        vmax = [300, 300, .300, 300, 300, 300, 300]</w:t>
      </w:r>
    </w:p>
    <w:p w14:paraId="4718DEE7">
      <w:pPr>
        <w:rPr>
          <w:rFonts w:hint="default" w:ascii="Times New Roman" w:hAnsi="Times New Roman" w:eastAsia="宋体" w:cs="Times New Roman"/>
        </w:rPr>
      </w:pPr>
      <w:r>
        <w:rPr>
          <w:rFonts w:hint="default" w:ascii="Times New Roman" w:hAnsi="Times New Roman" w:eastAsia="宋体" w:cs="Times New Roman"/>
        </w:rPr>
        <w:t xml:space="preserve">        amax = [3000, 3000, 3000, 3000, 3000, 3000, 3000]</w:t>
      </w:r>
    </w:p>
    <w:p w14:paraId="202C0E79">
      <w:pPr>
        <w:rPr>
          <w:rFonts w:hint="default" w:ascii="Times New Roman" w:hAnsi="Times New Roman" w:eastAsia="宋体" w:cs="Times New Roman"/>
        </w:rPr>
      </w:pPr>
      <w:r>
        <w:rPr>
          <w:rFonts w:hint="default" w:ascii="Times New Roman" w:hAnsi="Times New Roman" w:eastAsia="宋体" w:cs="Times New Roman"/>
        </w:rPr>
        <w:t xml:space="preserve">        jmax = [50000, 50000, 50000, 50000, 50000, 50000, 50000]</w:t>
      </w:r>
    </w:p>
    <w:p w14:paraId="55340788">
      <w:pPr>
        <w:rPr>
          <w:rFonts w:hint="default" w:ascii="Times New Roman" w:hAnsi="Times New Roman" w:eastAsia="宋体" w:cs="Times New Roman"/>
        </w:rPr>
      </w:pPr>
      <w:r>
        <w:rPr>
          <w:rFonts w:hint="default" w:ascii="Times New Roman" w:hAnsi="Times New Roman" w:eastAsia="宋体" w:cs="Times New Roman"/>
        </w:rPr>
        <w:t xml:space="preserve">        nrc.open_servoJ(socket_fd, vmax, amax, jmax)</w:t>
      </w:r>
    </w:p>
    <w:p w14:paraId="4811C280">
      <w:pPr>
        <w:rPr>
          <w:rFonts w:hint="default" w:ascii="Times New Roman" w:hAnsi="Times New Roman" w:eastAsia="宋体" w:cs="Times New Roman"/>
        </w:rPr>
      </w:pPr>
      <w:r>
        <w:rPr>
          <w:rFonts w:hint="default" w:ascii="Times New Roman" w:hAnsi="Times New Roman" w:eastAsia="宋体" w:cs="Times New Roman"/>
        </w:rPr>
        <w:t xml:space="preserve">        print("打开关节跟踪模式")</w:t>
      </w:r>
    </w:p>
    <w:p w14:paraId="6C5F7706">
      <w:pPr>
        <w:rPr>
          <w:rFonts w:hint="default" w:ascii="Times New Roman" w:hAnsi="Times New Roman" w:eastAsia="宋体" w:cs="Times New Roman"/>
        </w:rPr>
      </w:pPr>
      <w:r>
        <w:rPr>
          <w:rFonts w:hint="default" w:ascii="Times New Roman" w:hAnsi="Times New Roman" w:eastAsia="宋体" w:cs="Times New Roman"/>
        </w:rPr>
        <w:t xml:space="preserve">        print(f"&gt; 速度约束: {vmax} °/s")</w:t>
      </w:r>
    </w:p>
    <w:p w14:paraId="256608CF">
      <w:pPr>
        <w:rPr>
          <w:rFonts w:hint="default" w:ascii="Times New Roman" w:hAnsi="Times New Roman" w:eastAsia="宋体" w:cs="Times New Roman"/>
        </w:rPr>
      </w:pPr>
      <w:r>
        <w:rPr>
          <w:rFonts w:hint="default" w:ascii="Times New Roman" w:hAnsi="Times New Roman" w:eastAsia="宋体" w:cs="Times New Roman"/>
        </w:rPr>
        <w:t xml:space="preserve">        print(f"&gt; 加速度约束: {amax} °/s²")</w:t>
      </w:r>
    </w:p>
    <w:p w14:paraId="566CA8C4">
      <w:pPr>
        <w:rPr>
          <w:rFonts w:hint="default" w:ascii="Times New Roman" w:hAnsi="Times New Roman" w:eastAsia="宋体" w:cs="Times New Roman"/>
        </w:rPr>
      </w:pPr>
      <w:r>
        <w:rPr>
          <w:rFonts w:hint="default" w:ascii="Times New Roman" w:hAnsi="Times New Roman" w:eastAsia="宋体" w:cs="Times New Roman"/>
        </w:rPr>
        <w:t xml:space="preserve">        print(f"&gt; 加加速度约束: {jmax} °/s³")</w:t>
      </w:r>
    </w:p>
    <w:p w14:paraId="2193508E">
      <w:pPr>
        <w:rPr>
          <w:rFonts w:hint="default" w:ascii="Times New Roman" w:hAnsi="Times New Roman" w:eastAsia="宋体" w:cs="Times New Roman"/>
        </w:rPr>
      </w:pPr>
      <w:r>
        <w:rPr>
          <w:rFonts w:hint="default" w:ascii="Times New Roman" w:hAnsi="Times New Roman" w:eastAsia="宋体" w:cs="Times New Roman"/>
        </w:rPr>
        <w:t xml:space="preserve">        print("=== 高频小增量关节跟踪启动 ===")</w:t>
      </w:r>
    </w:p>
    <w:p w14:paraId="2B8619E6">
      <w:pPr>
        <w:rPr>
          <w:rFonts w:hint="default" w:ascii="Times New Roman" w:hAnsi="Times New Roman" w:eastAsia="宋体" w:cs="Times New Roman"/>
        </w:rPr>
      </w:pPr>
      <w:r>
        <w:rPr>
          <w:rFonts w:hint="default" w:ascii="Times New Roman" w:hAnsi="Times New Roman" w:eastAsia="宋体" w:cs="Times New Roman"/>
        </w:rPr>
        <w:t xml:space="preserve">        time.sleep(0.2)</w:t>
      </w:r>
    </w:p>
    <w:p w14:paraId="529C5CE1">
      <w:pPr>
        <w:rPr>
          <w:rFonts w:hint="default" w:ascii="Times New Roman" w:hAnsi="Times New Roman" w:eastAsia="宋体" w:cs="Times New Roman"/>
        </w:rPr>
      </w:pPr>
      <w:r>
        <w:rPr>
          <w:rFonts w:hint="default" w:ascii="Times New Roman" w:hAnsi="Times New Roman" w:eastAsia="宋体" w:cs="Times New Roman"/>
        </w:rPr>
        <w:t xml:space="preserve">        </w:t>
      </w:r>
    </w:p>
    <w:p w14:paraId="53A3F2C9">
      <w:pPr>
        <w:rPr>
          <w:rFonts w:hint="default" w:ascii="Times New Roman" w:hAnsi="Times New Roman" w:eastAsia="宋体" w:cs="Times New Roman"/>
        </w:rPr>
      </w:pPr>
      <w:r>
        <w:rPr>
          <w:rFonts w:hint="default" w:ascii="Times New Roman" w:hAnsi="Times New Roman" w:eastAsia="宋体" w:cs="Times New Roman"/>
        </w:rPr>
        <w:t xml:space="preserve">        q = [0, 0, 0, 0, 0, 0, 0]  #目标位置，关节一从0到100度</w:t>
      </w:r>
    </w:p>
    <w:p w14:paraId="53A5FB0F">
      <w:pPr>
        <w:rPr>
          <w:rFonts w:hint="default" w:ascii="Times New Roman" w:hAnsi="Times New Roman" w:eastAsia="宋体" w:cs="Times New Roman"/>
        </w:rPr>
      </w:pPr>
      <w:r>
        <w:rPr>
          <w:rFonts w:hint="default" w:ascii="Times New Roman" w:hAnsi="Times New Roman" w:eastAsia="宋体" w:cs="Times New Roman"/>
        </w:rPr>
        <w:t xml:space="preserve">        while q[0] &lt; 60:</w:t>
      </w:r>
    </w:p>
    <w:p w14:paraId="219D59D3">
      <w:pPr>
        <w:rPr>
          <w:rFonts w:hint="default" w:ascii="Times New Roman" w:hAnsi="Times New Roman" w:eastAsia="宋体" w:cs="Times New Roman"/>
        </w:rPr>
      </w:pPr>
      <w:r>
        <w:rPr>
          <w:rFonts w:hint="default" w:ascii="Times New Roman" w:hAnsi="Times New Roman" w:eastAsia="宋体" w:cs="Times New Roman"/>
        </w:rPr>
        <w:t xml:space="preserve">            q[0] += 1</w:t>
      </w:r>
    </w:p>
    <w:p w14:paraId="2C8BB24B">
      <w:pPr>
        <w:rPr>
          <w:rFonts w:hint="default" w:ascii="Times New Roman" w:hAnsi="Times New Roman" w:eastAsia="宋体" w:cs="Times New Roman"/>
        </w:rPr>
      </w:pPr>
      <w:r>
        <w:rPr>
          <w:rFonts w:hint="default" w:ascii="Times New Roman" w:hAnsi="Times New Roman" w:eastAsia="宋体" w:cs="Times New Roman"/>
        </w:rPr>
        <w:t xml:space="preserve">            nrc.set_servoJ_pos(socket_fd, q)</w:t>
      </w:r>
    </w:p>
    <w:p w14:paraId="0643BB65">
      <w:pPr>
        <w:rPr>
          <w:rFonts w:hint="default" w:ascii="Times New Roman" w:hAnsi="Times New Roman" w:eastAsia="宋体" w:cs="Times New Roman"/>
        </w:rPr>
      </w:pPr>
      <w:r>
        <w:rPr>
          <w:rFonts w:hint="default" w:ascii="Times New Roman" w:hAnsi="Times New Roman" w:eastAsia="宋体" w:cs="Times New Roman"/>
        </w:rPr>
        <w:t xml:space="preserve">            time.sleep(0.01) #发送频率，10ms/次，可以改</w:t>
      </w:r>
    </w:p>
    <w:p w14:paraId="6F78C47D">
      <w:pPr>
        <w:rPr>
          <w:rFonts w:hint="default" w:ascii="Times New Roman" w:hAnsi="Times New Roman" w:eastAsia="宋体" w:cs="Times New Roman"/>
        </w:rPr>
      </w:pPr>
      <w:r>
        <w:rPr>
          <w:rFonts w:hint="default" w:ascii="Times New Roman" w:hAnsi="Times New Roman" w:eastAsia="宋体" w:cs="Times New Roman"/>
        </w:rPr>
        <w:t xml:space="preserve">        </w:t>
      </w:r>
    </w:p>
    <w:p w14:paraId="0716F576">
      <w:pPr>
        <w:rPr>
          <w:rFonts w:hint="default" w:ascii="Times New Roman" w:hAnsi="Times New Roman" w:eastAsia="宋体" w:cs="Times New Roman"/>
        </w:rPr>
      </w:pPr>
      <w:r>
        <w:rPr>
          <w:rFonts w:hint="default" w:ascii="Times New Roman" w:hAnsi="Times New Roman" w:eastAsia="宋体" w:cs="Times New Roman"/>
        </w:rPr>
        <w:t xml:space="preserve">        time.sleep(5)        #确保停下来</w:t>
      </w:r>
    </w:p>
    <w:p w14:paraId="16D361B3">
      <w:pPr>
        <w:rPr>
          <w:rFonts w:hint="default" w:ascii="Times New Roman" w:hAnsi="Times New Roman" w:eastAsia="宋体" w:cs="Times New Roman"/>
        </w:rPr>
      </w:pPr>
      <w:r>
        <w:rPr>
          <w:rFonts w:hint="default" w:ascii="Times New Roman" w:hAnsi="Times New Roman" w:eastAsia="宋体" w:cs="Times New Roman"/>
        </w:rPr>
        <w:t xml:space="preserve">        nrc.close_servoJ(socket_fd)</w:t>
      </w:r>
    </w:p>
    <w:p w14:paraId="5F30A8A3">
      <w:pPr>
        <w:rPr>
          <w:rFonts w:hint="default" w:ascii="Times New Roman" w:hAnsi="Times New Roman" w:eastAsia="宋体" w:cs="Times New Roman"/>
        </w:rPr>
      </w:pPr>
      <w:r>
        <w:rPr>
          <w:rFonts w:hint="default" w:ascii="Times New Roman" w:hAnsi="Times New Roman" w:eastAsia="宋体" w:cs="Times New Roman"/>
        </w:rPr>
        <w:t xml:space="preserve">        print("=== 跟踪结束 ===")</w:t>
      </w:r>
    </w:p>
    <w:p w14:paraId="68C26202">
      <w:pPr>
        <w:rPr>
          <w:rFonts w:hint="default" w:ascii="Times New Roman" w:hAnsi="Times New Roman" w:eastAsia="宋体" w:cs="Times New Roman"/>
        </w:rPr>
      </w:pPr>
      <w:r>
        <w:rPr>
          <w:rFonts w:hint="default" w:ascii="Times New Roman" w:hAnsi="Times New Roman" w:eastAsia="宋体" w:cs="Times New Roman"/>
        </w:rPr>
        <w:t>if __name__ == '__main__':</w:t>
      </w:r>
    </w:p>
    <w:p w14:paraId="22DEDA27">
      <w:pPr>
        <w:rPr>
          <w:rFonts w:hint="default" w:ascii="Times New Roman" w:hAnsi="Times New Roman" w:eastAsia="宋体" w:cs="Times New Roman"/>
        </w:rPr>
      </w:pPr>
      <w:r>
        <w:rPr>
          <w:rFonts w:hint="default" w:ascii="Times New Roman" w:hAnsi="Times New Roman" w:eastAsia="宋体" w:cs="Times New Roman"/>
        </w:rPr>
        <w:t xml:space="preserve">    # 建立连接</w:t>
      </w:r>
    </w:p>
    <w:p w14:paraId="5A63DCD0">
      <w:pPr>
        <w:rPr>
          <w:rFonts w:hint="default" w:ascii="Times New Roman" w:hAnsi="Times New Roman" w:eastAsia="宋体" w:cs="Times New Roman"/>
        </w:rPr>
      </w:pPr>
      <w:r>
        <w:rPr>
          <w:rFonts w:hint="default" w:ascii="Times New Roman" w:hAnsi="Times New Roman" w:eastAsia="宋体" w:cs="Times New Roman"/>
        </w:rPr>
        <w:t xml:space="preserve">   arm_test = ArmTest()</w:t>
      </w:r>
    </w:p>
    <w:p w14:paraId="441AFED0">
      <w:pPr>
        <w:rPr>
          <w:rFonts w:hint="default" w:ascii="Times New Roman" w:hAnsi="Times New Roman" w:eastAsia="宋体" w:cs="Times New Roman"/>
        </w:rPr>
      </w:pPr>
      <w:r>
        <w:rPr>
          <w:rFonts w:hint="default" w:ascii="Times New Roman" w:hAnsi="Times New Roman" w:eastAsia="宋体" w:cs="Times New Roman"/>
        </w:rPr>
        <w:t xml:space="preserve">   socket_fd = nrc.connect_robot("192.168.1.13", "6001")</w:t>
      </w:r>
    </w:p>
    <w:p w14:paraId="5AAE56F0">
      <w:pPr>
        <w:rPr>
          <w:rFonts w:hint="default" w:ascii="Times New Roman" w:hAnsi="Times New Roman" w:eastAsia="宋体" w:cs="Times New Roman"/>
        </w:rPr>
      </w:pPr>
      <w:r>
        <w:rPr>
          <w:rFonts w:hint="default" w:ascii="Times New Roman" w:hAnsi="Times New Roman" w:eastAsia="宋体" w:cs="Times New Roman"/>
        </w:rPr>
        <w:t xml:space="preserve">   socket_fd_7000 = nrc.connect_robot("192.168.1.13", "7000")</w:t>
      </w:r>
    </w:p>
    <w:p w14:paraId="6D4A2C2C">
      <w:pPr>
        <w:rPr>
          <w:rFonts w:hint="default" w:ascii="Times New Roman" w:hAnsi="Times New Roman" w:eastAsia="宋体" w:cs="Times New Roman"/>
        </w:rPr>
      </w:pPr>
    </w:p>
    <w:p w14:paraId="518D7EE8">
      <w:pPr>
        <w:rPr>
          <w:rFonts w:hint="default" w:ascii="Times New Roman" w:hAnsi="Times New Roman" w:eastAsia="宋体" w:cs="Times New Roman"/>
        </w:rPr>
      </w:pPr>
    </w:p>
    <w:p w14:paraId="462D8FC6">
      <w:pPr>
        <w:rPr>
          <w:rFonts w:hint="default" w:ascii="Times New Roman" w:hAnsi="Times New Roman" w:eastAsia="宋体" w:cs="Times New Roman"/>
        </w:rPr>
      </w:pPr>
    </w:p>
    <w:p w14:paraId="5CF168E2">
      <w:pPr>
        <w:rPr>
          <w:rFonts w:hint="default" w:ascii="Times New Roman" w:hAnsi="Times New Roman" w:eastAsia="宋体" w:cs="Times New Roman"/>
        </w:rPr>
      </w:pPr>
      <w:r>
        <w:rPr>
          <w:rFonts w:hint="default" w:ascii="Times New Roman" w:hAnsi="Times New Roman" w:eastAsia="宋体" w:cs="Times New Roman"/>
        </w:rPr>
        <w:t xml:space="preserve">   nrc.set_servo_state(socket_fd, 1)            #就绪状态</w:t>
      </w:r>
    </w:p>
    <w:p w14:paraId="34518AA8">
      <w:pPr>
        <w:rPr>
          <w:rFonts w:hint="default" w:ascii="Times New Roman" w:hAnsi="Times New Roman" w:eastAsia="宋体" w:cs="Times New Roman"/>
        </w:rPr>
      </w:pPr>
      <w:r>
        <w:rPr>
          <w:rFonts w:hint="default" w:ascii="Times New Roman" w:hAnsi="Times New Roman" w:eastAsia="宋体" w:cs="Times New Roman"/>
        </w:rPr>
        <w:t xml:space="preserve">   time.sleep(1)</w:t>
      </w:r>
    </w:p>
    <w:p w14:paraId="37411FBB">
      <w:pPr>
        <w:rPr>
          <w:rFonts w:hint="default" w:ascii="Times New Roman" w:hAnsi="Times New Roman" w:eastAsia="宋体" w:cs="Times New Roman"/>
        </w:rPr>
      </w:pPr>
      <w:r>
        <w:rPr>
          <w:rFonts w:hint="default" w:ascii="Times New Roman" w:hAnsi="Times New Roman" w:eastAsia="宋体" w:cs="Times New Roman"/>
        </w:rPr>
        <w:t xml:space="preserve">   nrc.set_current_mode(socket_fd, 2)          #运行模式</w:t>
      </w:r>
    </w:p>
    <w:p w14:paraId="586B1476">
      <w:pPr>
        <w:rPr>
          <w:rFonts w:hint="default" w:ascii="Times New Roman" w:hAnsi="Times New Roman" w:eastAsia="宋体" w:cs="Times New Roman"/>
        </w:rPr>
      </w:pPr>
      <w:r>
        <w:rPr>
          <w:rFonts w:hint="default" w:ascii="Times New Roman" w:hAnsi="Times New Roman" w:eastAsia="宋体" w:cs="Times New Roman"/>
        </w:rPr>
        <w:t xml:space="preserve">   nrc.set_speed(socket_fd,30)                   #30%速度</w:t>
      </w:r>
    </w:p>
    <w:p w14:paraId="1EFCD04E">
      <w:pPr>
        <w:rPr>
          <w:rFonts w:hint="default" w:ascii="Times New Roman" w:hAnsi="Times New Roman" w:eastAsia="宋体" w:cs="Times New Roman"/>
        </w:rPr>
      </w:pPr>
      <w:r>
        <w:rPr>
          <w:rFonts w:hint="default" w:ascii="Times New Roman" w:hAnsi="Times New Roman" w:eastAsia="宋体" w:cs="Times New Roman"/>
        </w:rPr>
        <w:t xml:space="preserve">   nrc.set_servo_poweron(socket_fd)           #上电</w:t>
      </w:r>
    </w:p>
    <w:p w14:paraId="74100361">
      <w:pPr>
        <w:rPr>
          <w:rFonts w:hint="default" w:ascii="Times New Roman" w:hAnsi="Times New Roman" w:eastAsia="宋体" w:cs="Times New Roman"/>
        </w:rPr>
      </w:pPr>
      <w:r>
        <w:rPr>
          <w:rFonts w:hint="default" w:ascii="Times New Roman" w:hAnsi="Times New Roman" w:eastAsia="宋体" w:cs="Times New Roman"/>
        </w:rPr>
        <w:t xml:space="preserve">   arm_test.demo_servoJ(socket_fd_7000)       #开始追踪，示例是从零点坐标 #开始追踪，示例是从零点坐标（使用时请回零点），给一关节以10ms每次的频率发送0到60度 ，速度很快</w:t>
      </w:r>
    </w:p>
    <w:p w14:paraId="7C359A0B">
      <w:pPr>
        <w:rPr>
          <w:rFonts w:hint="default" w:ascii="Times New Roman" w:hAnsi="Times New Roman" w:eastAsia="宋体" w:cs="Times New Roman"/>
        </w:rPr>
      </w:pPr>
      <w:r>
        <w:rPr>
          <w:rFonts w:hint="default" w:ascii="Times New Roman" w:hAnsi="Times New Roman" w:eastAsia="宋体" w:cs="Times New Roman"/>
        </w:rPr>
        <w:t xml:space="preserve">   #使用此功能一定要注意安全！！！！！！！！</w:t>
      </w:r>
    </w:p>
    <w:p w14:paraId="032B5808">
      <w:pPr>
        <w:rPr>
          <w:rFonts w:hint="default" w:ascii="Times New Roman" w:hAnsi="Times New Roman" w:eastAsia="宋体" w:cs="Times New Roman"/>
        </w:rPr>
      </w:pPr>
      <w:r>
        <w:rPr>
          <w:rFonts w:hint="default" w:ascii="Times New Roman" w:hAnsi="Times New Roman" w:eastAsia="宋体" w:cs="Times New Roman"/>
        </w:rPr>
        <w:pict>
          <v:rect id="_x0000_i1077" o:spt="1" style="height:1.5pt;width:0pt;" fillcolor="#000000" filled="t" stroked="f" coordsize="21600,21600" o:hr="t" o:hrstd="t" o:hrnoshade="t" o:hralign="center">
            <v:path/>
            <v:fill on="t" focussize="0,0"/>
            <v:stroke on="f"/>
            <v:imagedata o:title=""/>
            <o:lock v:ext="edit"/>
            <w10:wrap type="none"/>
            <w10:anchorlock/>
          </v:rect>
        </w:pict>
      </w:r>
    </w:p>
    <w:p w14:paraId="080A9211">
      <w:pPr>
        <w:pStyle w:val="4"/>
        <w:rPr>
          <w:rFonts w:hint="default" w:ascii="Times New Roman" w:hAnsi="Times New Roman" w:eastAsia="宋体" w:cs="Times New Roman"/>
        </w:rPr>
      </w:pPr>
      <w:bookmarkStart w:id="98" w:name="_Toc20225"/>
      <w:r>
        <w:rPr>
          <w:rFonts w:hint="default" w:ascii="Times New Roman" w:hAnsi="Times New Roman" w:eastAsia="宋体" w:cs="Times New Roman"/>
        </w:rPr>
        <w:t>6.4关节运动到目标点robot_movej使用示例</w:t>
      </w:r>
      <w:bookmarkEnd w:id="98"/>
    </w:p>
    <w:p w14:paraId="18924C0D">
      <w:pPr>
        <w:rPr>
          <w:rFonts w:hint="default" w:ascii="Times New Roman" w:hAnsi="Times New Roman" w:eastAsia="宋体" w:cs="Times New Roman"/>
        </w:rPr>
      </w:pPr>
      <w:r>
        <w:rPr>
          <w:rFonts w:hint="default" w:ascii="Times New Roman" w:hAnsi="Times New Roman" w:eastAsia="宋体" w:cs="Times New Roman"/>
        </w:rPr>
        <w:t>import nrc_interface as nrc</w:t>
      </w:r>
    </w:p>
    <w:p w14:paraId="3F7C5934">
      <w:pPr>
        <w:rPr>
          <w:rFonts w:hint="default" w:ascii="Times New Roman" w:hAnsi="Times New Roman" w:eastAsia="宋体" w:cs="Times New Roman"/>
        </w:rPr>
      </w:pPr>
      <w:r>
        <w:rPr>
          <w:rFonts w:hint="default" w:ascii="Times New Roman" w:hAnsi="Times New Roman" w:eastAsia="宋体" w:cs="Times New Roman"/>
        </w:rPr>
        <w:t>import time</w:t>
      </w:r>
    </w:p>
    <w:p w14:paraId="2076E880">
      <w:pPr>
        <w:rPr>
          <w:rFonts w:hint="default" w:ascii="Times New Roman" w:hAnsi="Times New Roman" w:eastAsia="宋体" w:cs="Times New Roman"/>
        </w:rPr>
      </w:pPr>
    </w:p>
    <w:p w14:paraId="0CC22A5B">
      <w:pPr>
        <w:rPr>
          <w:rFonts w:hint="default" w:ascii="Times New Roman" w:hAnsi="Times New Roman" w:eastAsia="宋体" w:cs="Times New Roman"/>
        </w:rPr>
      </w:pPr>
      <w:r>
        <w:rPr>
          <w:rFonts w:hint="default" w:ascii="Times New Roman" w:hAnsi="Times New Roman" w:eastAsia="宋体" w:cs="Times New Roman"/>
        </w:rPr>
        <w:t>class ArmTest:</w:t>
      </w:r>
    </w:p>
    <w:p w14:paraId="0FDF8CD9">
      <w:pPr>
        <w:rPr>
          <w:rFonts w:hint="default" w:ascii="Times New Roman" w:hAnsi="Times New Roman" w:eastAsia="宋体" w:cs="Times New Roman"/>
        </w:rPr>
      </w:pPr>
      <w:r>
        <w:rPr>
          <w:rFonts w:hint="default" w:ascii="Times New Roman" w:hAnsi="Times New Roman" w:eastAsia="宋体" w:cs="Times New Roman"/>
        </w:rPr>
        <w:t xml:space="preserve">    def demo_arm_movej(self, socket_fd):</w:t>
      </w:r>
    </w:p>
    <w:p w14:paraId="0E2B259F">
      <w:pPr>
        <w:rPr>
          <w:rFonts w:hint="default" w:ascii="Times New Roman" w:hAnsi="Times New Roman" w:eastAsia="宋体" w:cs="Times New Roman"/>
        </w:rPr>
      </w:pPr>
      <w:r>
        <w:rPr>
          <w:rFonts w:hint="default" w:ascii="Times New Roman" w:hAnsi="Times New Roman" w:eastAsia="宋体" w:cs="Times New Roman"/>
        </w:rPr>
        <w:t xml:space="preserve">        """</w:t>
      </w:r>
    </w:p>
    <w:p w14:paraId="284EEE80">
      <w:pPr>
        <w:rPr>
          <w:rFonts w:hint="default" w:ascii="Times New Roman" w:hAnsi="Times New Roman" w:eastAsia="宋体" w:cs="Times New Roman"/>
        </w:rPr>
      </w:pPr>
      <w:r>
        <w:rPr>
          <w:rFonts w:hint="default" w:ascii="Times New Roman" w:hAnsi="Times New Roman" w:eastAsia="宋体" w:cs="Times New Roman"/>
        </w:rPr>
        <w:t xml:space="preserve">        七轴机械臂 MoveJ 运动 Demo</w:t>
      </w:r>
    </w:p>
    <w:p w14:paraId="77205EA4">
      <w:pPr>
        <w:rPr>
          <w:rFonts w:hint="default" w:ascii="Times New Roman" w:hAnsi="Times New Roman" w:eastAsia="宋体" w:cs="Times New Roman"/>
        </w:rPr>
      </w:pPr>
      <w:r>
        <w:rPr>
          <w:rFonts w:hint="default" w:ascii="Times New Roman" w:hAnsi="Times New Roman" w:eastAsia="宋体" w:cs="Times New Roman"/>
        </w:rPr>
        <w:t xml:space="preserve">        """</w:t>
      </w:r>
    </w:p>
    <w:p w14:paraId="2FDBB7FC">
      <w:pPr>
        <w:rPr>
          <w:rFonts w:hint="default" w:ascii="Times New Roman" w:hAnsi="Times New Roman" w:eastAsia="宋体" w:cs="Times New Roman"/>
        </w:rPr>
      </w:pPr>
      <w:r>
        <w:rPr>
          <w:rFonts w:hint="default" w:ascii="Times New Roman" w:hAnsi="Times New Roman" w:eastAsia="宋体" w:cs="Times New Roman"/>
        </w:rPr>
        <w:t xml:space="preserve">        print("开始伺服上电...")</w:t>
      </w:r>
    </w:p>
    <w:p w14:paraId="1B2E0282">
      <w:pPr>
        <w:rPr>
          <w:rFonts w:hint="default" w:ascii="Times New Roman" w:hAnsi="Times New Roman" w:eastAsia="宋体" w:cs="Times New Roman"/>
        </w:rPr>
      </w:pPr>
      <w:r>
        <w:rPr>
          <w:rFonts w:hint="default" w:ascii="Times New Roman" w:hAnsi="Times New Roman" w:eastAsia="宋体" w:cs="Times New Roman"/>
        </w:rPr>
        <w:t xml:space="preserve">        nrc.set_servo_state(socket_fd, 1)    </w:t>
      </w:r>
    </w:p>
    <w:p w14:paraId="4F230566">
      <w:pPr>
        <w:rPr>
          <w:rFonts w:hint="default" w:ascii="Times New Roman" w:hAnsi="Times New Roman" w:eastAsia="宋体" w:cs="Times New Roman"/>
        </w:rPr>
      </w:pPr>
      <w:r>
        <w:rPr>
          <w:rFonts w:hint="default" w:ascii="Times New Roman" w:hAnsi="Times New Roman" w:eastAsia="宋体" w:cs="Times New Roman"/>
        </w:rPr>
        <w:t xml:space="preserve">        nrc.set_servo_poweron(socket_fd)   </w:t>
      </w:r>
    </w:p>
    <w:p w14:paraId="0D930189">
      <w:pPr>
        <w:rPr>
          <w:rFonts w:hint="default" w:ascii="Times New Roman" w:hAnsi="Times New Roman" w:eastAsia="宋体" w:cs="Times New Roman"/>
        </w:rPr>
      </w:pPr>
      <w:r>
        <w:rPr>
          <w:rFonts w:hint="default" w:ascii="Times New Roman" w:hAnsi="Times New Roman" w:eastAsia="宋体" w:cs="Times New Roman"/>
        </w:rPr>
        <w:t xml:space="preserve">        print("伺服已上电")</w:t>
      </w:r>
    </w:p>
    <w:p w14:paraId="5BAE9253">
      <w:pPr>
        <w:rPr>
          <w:rFonts w:hint="default" w:ascii="Times New Roman" w:hAnsi="Times New Roman" w:eastAsia="宋体" w:cs="Times New Roman"/>
        </w:rPr>
      </w:pPr>
      <w:r>
        <w:rPr>
          <w:rFonts w:hint="default" w:ascii="Times New Roman" w:hAnsi="Times New Roman" w:eastAsia="宋体" w:cs="Times New Roman"/>
        </w:rPr>
        <w:t xml:space="preserve">        time.sleep(1)</w:t>
      </w:r>
    </w:p>
    <w:p w14:paraId="533064C6">
      <w:pPr>
        <w:rPr>
          <w:rFonts w:hint="default" w:ascii="Times New Roman" w:hAnsi="Times New Roman" w:eastAsia="宋体" w:cs="Times New Roman"/>
        </w:rPr>
      </w:pPr>
    </w:p>
    <w:p w14:paraId="0296EBFB">
      <w:pPr>
        <w:rPr>
          <w:rFonts w:hint="default" w:ascii="Times New Roman" w:hAnsi="Times New Roman" w:eastAsia="宋体" w:cs="Times New Roman"/>
        </w:rPr>
      </w:pPr>
      <w:r>
        <w:rPr>
          <w:rFonts w:hint="default" w:ascii="Times New Roman" w:hAnsi="Times New Roman" w:eastAsia="宋体" w:cs="Times New Roman"/>
        </w:rPr>
        <w:t xml:space="preserve">        moveCmd = nrc.MoveCmd()</w:t>
      </w:r>
    </w:p>
    <w:p w14:paraId="72E7ACCF">
      <w:pPr>
        <w:rPr>
          <w:rFonts w:hint="default" w:ascii="Times New Roman" w:hAnsi="Times New Roman" w:eastAsia="宋体" w:cs="Times New Roman"/>
        </w:rPr>
      </w:pPr>
      <w:r>
        <w:rPr>
          <w:rFonts w:hint="default" w:ascii="Times New Roman" w:hAnsi="Times New Roman" w:eastAsia="宋体" w:cs="Times New Roman"/>
        </w:rPr>
        <w:t xml:space="preserve">        target = [50, 0, 0, 0, 0, 0, 0]</w:t>
      </w:r>
    </w:p>
    <w:p w14:paraId="3CDD7CFC">
      <w:pPr>
        <w:rPr>
          <w:rFonts w:hint="default" w:ascii="Times New Roman" w:hAnsi="Times New Roman" w:eastAsia="宋体" w:cs="Times New Roman"/>
        </w:rPr>
      </w:pPr>
      <w:r>
        <w:rPr>
          <w:rFonts w:hint="default" w:ascii="Times New Roman" w:hAnsi="Times New Roman" w:eastAsia="宋体" w:cs="Times New Roman"/>
        </w:rPr>
        <w:t xml:space="preserve">        moveCmd.targetPosValue.resize(7)  </w:t>
      </w:r>
    </w:p>
    <w:p w14:paraId="18109CCD">
      <w:pPr>
        <w:rPr>
          <w:rFonts w:hint="default" w:ascii="Times New Roman" w:hAnsi="Times New Roman" w:eastAsia="宋体" w:cs="Times New Roman"/>
        </w:rPr>
      </w:pPr>
    </w:p>
    <w:p w14:paraId="505C225D">
      <w:pPr>
        <w:rPr>
          <w:rFonts w:hint="default" w:ascii="Times New Roman" w:hAnsi="Times New Roman" w:eastAsia="宋体" w:cs="Times New Roman"/>
        </w:rPr>
      </w:pPr>
      <w:r>
        <w:rPr>
          <w:rFonts w:hint="default" w:ascii="Times New Roman" w:hAnsi="Times New Roman" w:eastAsia="宋体" w:cs="Times New Roman"/>
        </w:rPr>
        <w:t xml:space="preserve">        for i in range(7):</w:t>
      </w:r>
    </w:p>
    <w:p w14:paraId="799F24F8">
      <w:pPr>
        <w:rPr>
          <w:rFonts w:hint="default" w:ascii="Times New Roman" w:hAnsi="Times New Roman" w:eastAsia="宋体" w:cs="Times New Roman"/>
        </w:rPr>
      </w:pPr>
      <w:r>
        <w:rPr>
          <w:rFonts w:hint="default" w:ascii="Times New Roman" w:hAnsi="Times New Roman" w:eastAsia="宋体" w:cs="Times New Roman"/>
        </w:rPr>
        <w:t xml:space="preserve">            moveCmd.targetPosValue[i] = target[i]    </w:t>
      </w:r>
    </w:p>
    <w:p w14:paraId="695A4077">
      <w:pPr>
        <w:rPr>
          <w:rFonts w:hint="default" w:ascii="Times New Roman" w:hAnsi="Times New Roman" w:eastAsia="宋体" w:cs="Times New Roman"/>
        </w:rPr>
      </w:pPr>
    </w:p>
    <w:p w14:paraId="46681788">
      <w:pPr>
        <w:rPr>
          <w:rFonts w:hint="default" w:ascii="Times New Roman" w:hAnsi="Times New Roman" w:eastAsia="宋体" w:cs="Times New Roman"/>
        </w:rPr>
      </w:pPr>
      <w:r>
        <w:rPr>
          <w:rFonts w:hint="default" w:ascii="Times New Roman" w:hAnsi="Times New Roman" w:eastAsia="宋体" w:cs="Times New Roman"/>
        </w:rPr>
        <w:t xml:space="preserve">        moveCmd.coord = 0</w:t>
      </w:r>
      <w:r>
        <w:rPr>
          <w:rFonts w:hint="default" w:ascii="Times New Roman" w:hAnsi="Times New Roman" w:eastAsia="宋体" w:cs="Times New Roman"/>
        </w:rPr>
        <w:t>#关节坐标系</w:t>
      </w:r>
    </w:p>
    <w:p w14:paraId="225B9161">
      <w:pPr>
        <w:rPr>
          <w:rFonts w:hint="default" w:ascii="Times New Roman" w:hAnsi="Times New Roman" w:eastAsia="宋体" w:cs="Times New Roman"/>
        </w:rPr>
      </w:pPr>
      <w:r>
        <w:rPr>
          <w:rFonts w:hint="default" w:ascii="Times New Roman" w:hAnsi="Times New Roman" w:eastAsia="宋体" w:cs="Times New Roman"/>
        </w:rPr>
        <w:t xml:space="preserve">        moveCmd.velocity = 20</w:t>
      </w:r>
    </w:p>
    <w:p w14:paraId="2DE4E8F7">
      <w:pPr>
        <w:rPr>
          <w:rFonts w:hint="default" w:ascii="Times New Roman" w:hAnsi="Times New Roman" w:eastAsia="宋体" w:cs="Times New Roman"/>
        </w:rPr>
      </w:pPr>
      <w:r>
        <w:rPr>
          <w:rFonts w:hint="default" w:ascii="Times New Roman" w:hAnsi="Times New Roman" w:eastAsia="宋体" w:cs="Times New Roman"/>
        </w:rPr>
        <w:t xml:space="preserve">        moveCmd.acc = 100</w:t>
      </w:r>
    </w:p>
    <w:p w14:paraId="41CA2472">
      <w:pPr>
        <w:rPr>
          <w:rFonts w:hint="default" w:ascii="Times New Roman" w:hAnsi="Times New Roman" w:eastAsia="宋体" w:cs="Times New Roman"/>
        </w:rPr>
      </w:pPr>
      <w:r>
        <w:rPr>
          <w:rFonts w:hint="default" w:ascii="Times New Roman" w:hAnsi="Times New Roman" w:eastAsia="宋体" w:cs="Times New Roman"/>
        </w:rPr>
        <w:t xml:space="preserve">        moveCmd.dec = 100</w:t>
      </w:r>
    </w:p>
    <w:p w14:paraId="02E505A8">
      <w:pPr>
        <w:rPr>
          <w:rFonts w:hint="default" w:ascii="Times New Roman" w:hAnsi="Times New Roman" w:eastAsia="宋体" w:cs="Times New Roman"/>
        </w:rPr>
      </w:pPr>
      <w:r>
        <w:rPr>
          <w:rFonts w:hint="default" w:ascii="Times New Roman" w:hAnsi="Times New Roman" w:eastAsia="宋体" w:cs="Times New Roman"/>
        </w:rPr>
        <w:t xml:space="preserve">        moveCmd.pl = 5 </w:t>
      </w:r>
    </w:p>
    <w:p w14:paraId="2716A226">
      <w:pPr>
        <w:rPr>
          <w:rFonts w:hint="default" w:ascii="Times New Roman" w:hAnsi="Times New Roman" w:eastAsia="宋体" w:cs="Times New Roman"/>
        </w:rPr>
      </w:pPr>
    </w:p>
    <w:p w14:paraId="2A57546A">
      <w:pPr>
        <w:rPr>
          <w:rFonts w:hint="default" w:ascii="Times New Roman" w:hAnsi="Times New Roman" w:eastAsia="宋体" w:cs="Times New Roman"/>
        </w:rPr>
      </w:pPr>
      <w:r>
        <w:rPr>
          <w:rFonts w:hint="default" w:ascii="Times New Roman" w:hAnsi="Times New Roman" w:eastAsia="宋体" w:cs="Times New Roman"/>
        </w:rPr>
        <w:t xml:space="preserve">        ret = nrc.robot_movej(socket_fd, moveCmd)</w:t>
      </w:r>
    </w:p>
    <w:p w14:paraId="734E315C">
      <w:pPr>
        <w:rPr>
          <w:rFonts w:hint="default" w:ascii="Times New Roman" w:hAnsi="Times New Roman" w:eastAsia="宋体" w:cs="Times New Roman"/>
        </w:rPr>
      </w:pPr>
      <w:r>
        <w:rPr>
          <w:rFonts w:hint="default" w:ascii="Times New Roman" w:hAnsi="Times New Roman" w:eastAsia="宋体" w:cs="Times New Roman"/>
        </w:rPr>
        <w:t xml:space="preserve">        print(f"调用返回值(ret) = {ret}")</w:t>
      </w:r>
    </w:p>
    <w:p w14:paraId="19C881DF">
      <w:pPr>
        <w:rPr>
          <w:rFonts w:hint="default" w:ascii="Times New Roman" w:hAnsi="Times New Roman" w:eastAsia="宋体" w:cs="Times New Roman"/>
        </w:rPr>
      </w:pPr>
      <w:r>
        <w:rPr>
          <w:rFonts w:hint="default" w:ascii="Times New Roman" w:hAnsi="Times New Roman" w:eastAsia="宋体" w:cs="Times New Roman"/>
        </w:rPr>
        <w:t xml:space="preserve">        time.sleep(10)</w:t>
      </w:r>
    </w:p>
    <w:p w14:paraId="3C2B0DC5">
      <w:pPr>
        <w:rPr>
          <w:rFonts w:hint="default" w:ascii="Times New Roman" w:hAnsi="Times New Roman" w:eastAsia="宋体" w:cs="Times New Roman"/>
        </w:rPr>
      </w:pPr>
      <w:r>
        <w:rPr>
          <w:rFonts w:hint="default" w:ascii="Times New Roman" w:hAnsi="Times New Roman" w:eastAsia="宋体" w:cs="Times New Roman"/>
        </w:rPr>
        <w:t xml:space="preserve">        print("指令发送完成")</w:t>
      </w:r>
    </w:p>
    <w:p w14:paraId="5ABC1C86">
      <w:pPr>
        <w:rPr>
          <w:rFonts w:hint="default" w:ascii="Times New Roman" w:hAnsi="Times New Roman" w:eastAsia="宋体" w:cs="Times New Roman"/>
        </w:rPr>
      </w:pPr>
    </w:p>
    <w:p w14:paraId="7D9F3856">
      <w:pPr>
        <w:rPr>
          <w:rFonts w:hint="default" w:ascii="Times New Roman" w:hAnsi="Times New Roman" w:eastAsia="宋体" w:cs="Times New Roman"/>
        </w:rPr>
      </w:pPr>
      <w:r>
        <w:rPr>
          <w:rFonts w:hint="default" w:ascii="Times New Roman" w:hAnsi="Times New Roman" w:eastAsia="宋体" w:cs="Times New Roman"/>
        </w:rPr>
        <w:t>if __name__ == '__main__':</w:t>
      </w:r>
    </w:p>
    <w:p w14:paraId="60413E84">
      <w:pPr>
        <w:rPr>
          <w:rFonts w:hint="default" w:ascii="Times New Roman" w:hAnsi="Times New Roman" w:eastAsia="宋体" w:cs="Times New Roman"/>
        </w:rPr>
      </w:pPr>
      <w:r>
        <w:rPr>
          <w:rFonts w:hint="default" w:ascii="Times New Roman" w:hAnsi="Times New Roman" w:eastAsia="宋体" w:cs="Times New Roman"/>
        </w:rPr>
        <w:t xml:space="preserve">    # 建立连接</w:t>
      </w:r>
    </w:p>
    <w:p w14:paraId="420830C9">
      <w:pPr>
        <w:rPr>
          <w:rFonts w:hint="default" w:ascii="Times New Roman" w:hAnsi="Times New Roman" w:eastAsia="宋体" w:cs="Times New Roman"/>
        </w:rPr>
      </w:pPr>
      <w:r>
        <w:rPr>
          <w:rFonts w:hint="default" w:ascii="Times New Roman" w:hAnsi="Times New Roman" w:eastAsia="宋体" w:cs="Times New Roman"/>
        </w:rPr>
        <w:t xml:space="preserve">   arm_test = ArmTest()</w:t>
      </w:r>
    </w:p>
    <w:p w14:paraId="4F4458E6">
      <w:pPr>
        <w:rPr>
          <w:rFonts w:hint="default" w:ascii="Times New Roman" w:hAnsi="Times New Roman" w:eastAsia="宋体" w:cs="Times New Roman"/>
        </w:rPr>
      </w:pPr>
      <w:r>
        <w:rPr>
          <w:rFonts w:hint="default" w:ascii="Times New Roman" w:hAnsi="Times New Roman" w:eastAsia="宋体" w:cs="Times New Roman"/>
        </w:rPr>
        <w:t xml:space="preserve">   socket_fd = nrc.connect_robot("192.168.1.13", "6001")</w:t>
      </w:r>
    </w:p>
    <w:p w14:paraId="0C134D25">
      <w:pPr>
        <w:rPr>
          <w:rFonts w:hint="default" w:ascii="Times New Roman" w:hAnsi="Times New Roman" w:eastAsia="宋体" w:cs="Times New Roman"/>
        </w:rPr>
      </w:pPr>
    </w:p>
    <w:p w14:paraId="5B8332E5">
      <w:pPr>
        <w:rPr>
          <w:rFonts w:hint="default" w:ascii="Times New Roman" w:hAnsi="Times New Roman" w:eastAsia="宋体" w:cs="Times New Roman"/>
        </w:rPr>
      </w:pPr>
      <w:r>
        <w:rPr>
          <w:rFonts w:hint="default" w:ascii="Times New Roman" w:hAnsi="Times New Roman" w:eastAsia="宋体" w:cs="Times New Roman"/>
        </w:rPr>
        <w:t xml:space="preserve">   arm_test.demo_arm_movej(socket_fd)</w:t>
      </w:r>
    </w:p>
    <w:p w14:paraId="43A114C4">
      <w:pPr>
        <w:rPr>
          <w:rFonts w:hint="default" w:ascii="Times New Roman" w:hAnsi="Times New Roman" w:eastAsia="宋体" w:cs="Times New Roman"/>
        </w:rPr>
      </w:pPr>
      <w:r>
        <w:rPr>
          <w:rFonts w:hint="default" w:ascii="Times New Roman" w:hAnsi="Times New Roman" w:eastAsia="宋体" w:cs="Times New Roman"/>
        </w:rPr>
        <w:pict>
          <v:rect id="_x0000_i1078" o:spt="1" style="height:1.5pt;width:0pt;" fillcolor="#000000" filled="t" stroked="f" coordsize="21600,21600" o:hr="t" o:hrstd="t" o:hrnoshade="t" o:hralign="center">
            <v:path/>
            <v:fill on="t" focussize="0,0"/>
            <v:stroke on="f"/>
            <v:imagedata o:title=""/>
            <o:lock v:ext="edit"/>
            <w10:wrap type="none"/>
            <w10:anchorlock/>
          </v:rect>
        </w:pict>
      </w:r>
    </w:p>
    <w:p w14:paraId="1A7A537C">
      <w:pPr>
        <w:pStyle w:val="4"/>
        <w:rPr>
          <w:rFonts w:hint="default" w:ascii="Times New Roman" w:hAnsi="Times New Roman" w:eastAsia="宋体" w:cs="Times New Roman"/>
        </w:rPr>
      </w:pPr>
      <w:bookmarkStart w:id="99" w:name="_Toc7298"/>
      <w:r>
        <w:rPr>
          <w:rFonts w:hint="default" w:ascii="Times New Roman" w:hAnsi="Times New Roman" w:eastAsia="宋体" w:cs="Times New Roman"/>
        </w:rPr>
        <w:t>6.5直线运动到目标位置robot_movel使用示例</w:t>
      </w:r>
      <w:bookmarkEnd w:id="99"/>
    </w:p>
    <w:p w14:paraId="61E18C4B">
      <w:pPr>
        <w:rPr>
          <w:rFonts w:hint="default" w:ascii="Times New Roman" w:hAnsi="Times New Roman" w:eastAsia="宋体" w:cs="Times New Roman"/>
        </w:rPr>
      </w:pPr>
      <w:r>
        <w:rPr>
          <w:rFonts w:hint="default" w:ascii="Times New Roman" w:hAnsi="Times New Roman" w:eastAsia="宋体" w:cs="Times New Roman"/>
        </w:rPr>
        <w:t>import nrc_interface as nrc</w:t>
      </w:r>
    </w:p>
    <w:p w14:paraId="24D007B1">
      <w:pPr>
        <w:rPr>
          <w:rFonts w:hint="default" w:ascii="Times New Roman" w:hAnsi="Times New Roman" w:eastAsia="宋体" w:cs="Times New Roman"/>
        </w:rPr>
      </w:pPr>
      <w:r>
        <w:rPr>
          <w:rFonts w:hint="default" w:ascii="Times New Roman" w:hAnsi="Times New Roman" w:eastAsia="宋体" w:cs="Times New Roman"/>
        </w:rPr>
        <w:t>import time</w:t>
      </w:r>
    </w:p>
    <w:p w14:paraId="5BC3E119">
      <w:pPr>
        <w:rPr>
          <w:rFonts w:hint="default" w:ascii="Times New Roman" w:hAnsi="Times New Roman" w:eastAsia="宋体" w:cs="Times New Roman"/>
        </w:rPr>
      </w:pPr>
    </w:p>
    <w:p w14:paraId="049F6715">
      <w:pPr>
        <w:rPr>
          <w:rFonts w:hint="default" w:ascii="Times New Roman" w:hAnsi="Times New Roman" w:eastAsia="宋体" w:cs="Times New Roman"/>
        </w:rPr>
      </w:pPr>
      <w:r>
        <w:rPr>
          <w:rFonts w:hint="default" w:ascii="Times New Roman" w:hAnsi="Times New Roman" w:eastAsia="宋体" w:cs="Times New Roman"/>
        </w:rPr>
        <w:t>class ArmTest:</w:t>
      </w:r>
    </w:p>
    <w:p w14:paraId="6448E35A">
      <w:pPr>
        <w:rPr>
          <w:rFonts w:hint="default" w:ascii="Times New Roman" w:hAnsi="Times New Roman" w:eastAsia="宋体" w:cs="Times New Roman"/>
        </w:rPr>
      </w:pPr>
      <w:r>
        <w:rPr>
          <w:rFonts w:hint="default" w:ascii="Times New Roman" w:hAnsi="Times New Roman" w:eastAsia="宋体" w:cs="Times New Roman"/>
        </w:rPr>
        <w:t xml:space="preserve">   # 直线运动 movel  </w:t>
      </w:r>
    </w:p>
    <w:p w14:paraId="5B46D926">
      <w:pPr>
        <w:rPr>
          <w:rFonts w:hint="default" w:ascii="Times New Roman" w:hAnsi="Times New Roman" w:eastAsia="宋体" w:cs="Times New Roman"/>
        </w:rPr>
      </w:pPr>
      <w:r>
        <w:rPr>
          <w:rFonts w:hint="default" w:ascii="Times New Roman" w:hAnsi="Times New Roman" w:eastAsia="宋体" w:cs="Times New Roman"/>
        </w:rPr>
        <w:t xml:space="preserve">    def demo_arm_movel(self, socket_fd):</w:t>
      </w:r>
    </w:p>
    <w:p w14:paraId="48057566">
      <w:pPr>
        <w:rPr>
          <w:rFonts w:hint="default" w:ascii="Times New Roman" w:hAnsi="Times New Roman" w:eastAsia="宋体" w:cs="Times New Roman"/>
        </w:rPr>
      </w:pPr>
      <w:r>
        <w:rPr>
          <w:rFonts w:hint="default" w:ascii="Times New Roman" w:hAnsi="Times New Roman" w:eastAsia="宋体" w:cs="Times New Roman"/>
        </w:rPr>
        <w:t xml:space="preserve">        print("开始伺服上电...")</w:t>
      </w:r>
    </w:p>
    <w:p w14:paraId="1475A7CB">
      <w:pPr>
        <w:rPr>
          <w:rFonts w:hint="default" w:ascii="Times New Roman" w:hAnsi="Times New Roman" w:eastAsia="宋体" w:cs="Times New Roman"/>
        </w:rPr>
      </w:pPr>
      <w:r>
        <w:rPr>
          <w:rFonts w:hint="default" w:ascii="Times New Roman" w:hAnsi="Times New Roman" w:eastAsia="宋体" w:cs="Times New Roman"/>
        </w:rPr>
        <w:t xml:space="preserve">        nrc.set_servo_state(socket_fd, 1)    </w:t>
      </w:r>
    </w:p>
    <w:p w14:paraId="00B2D324">
      <w:pPr>
        <w:rPr>
          <w:rFonts w:hint="default" w:ascii="Times New Roman" w:hAnsi="Times New Roman" w:eastAsia="宋体" w:cs="Times New Roman"/>
        </w:rPr>
      </w:pPr>
      <w:r>
        <w:rPr>
          <w:rFonts w:hint="default" w:ascii="Times New Roman" w:hAnsi="Times New Roman" w:eastAsia="宋体" w:cs="Times New Roman"/>
        </w:rPr>
        <w:t xml:space="preserve">        nrc.set_servo_poweron(socket_fd)   </w:t>
      </w:r>
    </w:p>
    <w:p w14:paraId="675ACEFD">
      <w:pPr>
        <w:rPr>
          <w:rFonts w:hint="default" w:ascii="Times New Roman" w:hAnsi="Times New Roman" w:eastAsia="宋体" w:cs="Times New Roman"/>
        </w:rPr>
      </w:pPr>
      <w:r>
        <w:rPr>
          <w:rFonts w:hint="default" w:ascii="Times New Roman" w:hAnsi="Times New Roman" w:eastAsia="宋体" w:cs="Times New Roman"/>
        </w:rPr>
        <w:t xml:space="preserve">        print("伺服已上电")</w:t>
      </w:r>
    </w:p>
    <w:p w14:paraId="21C3A19F">
      <w:pPr>
        <w:rPr>
          <w:rFonts w:hint="default" w:ascii="Times New Roman" w:hAnsi="Times New Roman" w:eastAsia="宋体" w:cs="Times New Roman"/>
        </w:rPr>
      </w:pPr>
      <w:r>
        <w:rPr>
          <w:rFonts w:hint="default" w:ascii="Times New Roman" w:hAnsi="Times New Roman" w:eastAsia="宋体" w:cs="Times New Roman"/>
        </w:rPr>
        <w:t xml:space="preserve">        time.sleep(1)</w:t>
      </w:r>
    </w:p>
    <w:p w14:paraId="691C0A4E">
      <w:pPr>
        <w:rPr>
          <w:rFonts w:hint="default" w:ascii="Times New Roman" w:hAnsi="Times New Roman" w:eastAsia="宋体" w:cs="Times New Roman"/>
        </w:rPr>
      </w:pPr>
      <w:r>
        <w:rPr>
          <w:rFonts w:hint="default" w:ascii="Times New Roman" w:hAnsi="Times New Roman" w:eastAsia="宋体" w:cs="Times New Roman"/>
        </w:rPr>
        <w:t xml:space="preserve">        moveCmd = nrc.MoveCmd() </w:t>
      </w:r>
    </w:p>
    <w:p w14:paraId="73C43F5B">
      <w:pPr>
        <w:rPr>
          <w:rFonts w:hint="default" w:ascii="Times New Roman" w:hAnsi="Times New Roman" w:eastAsia="宋体" w:cs="Times New Roman"/>
        </w:rPr>
      </w:pPr>
      <w:r>
        <w:rPr>
          <w:rFonts w:hint="default" w:ascii="Times New Roman" w:hAnsi="Times New Roman" w:eastAsia="宋体" w:cs="Times New Roman"/>
        </w:rPr>
        <w:t xml:space="preserve">        target = [140, 199, 243, 3.14, 0, 0, -1]#目标位置，直角坐标系</w:t>
      </w:r>
    </w:p>
    <w:p w14:paraId="4ABF6AE9">
      <w:pPr>
        <w:rPr>
          <w:rFonts w:hint="default" w:ascii="Times New Roman" w:hAnsi="Times New Roman" w:eastAsia="宋体" w:cs="Times New Roman"/>
        </w:rPr>
      </w:pPr>
      <w:r>
        <w:rPr>
          <w:rFonts w:hint="default" w:ascii="Times New Roman" w:hAnsi="Times New Roman" w:eastAsia="宋体" w:cs="Times New Roman"/>
        </w:rPr>
        <w:t xml:space="preserve">        moveCmd.targetPosValue.resize(7)  </w:t>
      </w:r>
    </w:p>
    <w:p w14:paraId="2C75595E">
      <w:pPr>
        <w:rPr>
          <w:rFonts w:hint="default" w:ascii="Times New Roman" w:hAnsi="Times New Roman" w:eastAsia="宋体" w:cs="Times New Roman"/>
        </w:rPr>
      </w:pPr>
      <w:r>
        <w:rPr>
          <w:rFonts w:hint="default" w:ascii="Times New Roman" w:hAnsi="Times New Roman" w:eastAsia="宋体" w:cs="Times New Roman"/>
        </w:rPr>
        <w:t xml:space="preserve">        for i in range(7):</w:t>
      </w:r>
    </w:p>
    <w:p w14:paraId="2CF23421">
      <w:pPr>
        <w:rPr>
          <w:rFonts w:hint="default" w:ascii="Times New Roman" w:hAnsi="Times New Roman" w:eastAsia="宋体" w:cs="Times New Roman"/>
        </w:rPr>
      </w:pPr>
      <w:r>
        <w:rPr>
          <w:rFonts w:hint="default" w:ascii="Times New Roman" w:hAnsi="Times New Roman" w:eastAsia="宋体" w:cs="Times New Roman"/>
        </w:rPr>
        <w:t xml:space="preserve">            moveCmd.targetPosValue[i] = target[i]  </w:t>
      </w:r>
    </w:p>
    <w:p w14:paraId="62C6ACAE">
      <w:pPr>
        <w:rPr>
          <w:rFonts w:hint="default" w:ascii="Times New Roman" w:hAnsi="Times New Roman" w:eastAsia="宋体" w:cs="Times New Roman"/>
        </w:rPr>
      </w:pPr>
    </w:p>
    <w:p w14:paraId="7ADB6F1E">
      <w:pPr>
        <w:rPr>
          <w:rFonts w:hint="default" w:ascii="Times New Roman" w:hAnsi="Times New Roman" w:eastAsia="宋体" w:cs="Times New Roman"/>
        </w:rPr>
      </w:pPr>
      <w:r>
        <w:rPr>
          <w:rFonts w:hint="default" w:ascii="Times New Roman" w:hAnsi="Times New Roman" w:eastAsia="宋体" w:cs="Times New Roman"/>
        </w:rPr>
        <w:t xml:space="preserve">        moveCmd.coord = 1</w:t>
      </w:r>
      <w:r>
        <w:rPr>
          <w:rFonts w:hint="default" w:ascii="Times New Roman" w:hAnsi="Times New Roman" w:eastAsia="宋体" w:cs="Times New Roman"/>
        </w:rPr>
        <w:t>#直角坐标系</w:t>
      </w:r>
    </w:p>
    <w:p w14:paraId="4F42BEEB">
      <w:pPr>
        <w:rPr>
          <w:rFonts w:hint="default" w:ascii="Times New Roman" w:hAnsi="Times New Roman" w:eastAsia="宋体" w:cs="Times New Roman"/>
        </w:rPr>
      </w:pPr>
      <w:r>
        <w:rPr>
          <w:rFonts w:hint="default" w:ascii="Times New Roman" w:hAnsi="Times New Roman" w:eastAsia="宋体" w:cs="Times New Roman"/>
        </w:rPr>
        <w:t xml:space="preserve">        moveCmd.velocity = 100</w:t>
      </w:r>
    </w:p>
    <w:p w14:paraId="4EA3224D">
      <w:pPr>
        <w:rPr>
          <w:rFonts w:hint="default" w:ascii="Times New Roman" w:hAnsi="Times New Roman" w:eastAsia="宋体" w:cs="Times New Roman"/>
        </w:rPr>
      </w:pPr>
      <w:r>
        <w:rPr>
          <w:rFonts w:hint="default" w:ascii="Times New Roman" w:hAnsi="Times New Roman" w:eastAsia="宋体" w:cs="Times New Roman"/>
        </w:rPr>
        <w:t xml:space="preserve">        moveCmd.acc = 100</w:t>
      </w:r>
    </w:p>
    <w:p w14:paraId="6367B126">
      <w:pPr>
        <w:rPr>
          <w:rFonts w:hint="default" w:ascii="Times New Roman" w:hAnsi="Times New Roman" w:eastAsia="宋体" w:cs="Times New Roman"/>
        </w:rPr>
      </w:pPr>
      <w:r>
        <w:rPr>
          <w:rFonts w:hint="default" w:ascii="Times New Roman" w:hAnsi="Times New Roman" w:eastAsia="宋体" w:cs="Times New Roman"/>
        </w:rPr>
        <w:t xml:space="preserve">        moveCmd.dec = 100</w:t>
      </w:r>
    </w:p>
    <w:p w14:paraId="1C03DC18">
      <w:pPr>
        <w:rPr>
          <w:rFonts w:hint="default" w:ascii="Times New Roman" w:hAnsi="Times New Roman" w:eastAsia="宋体" w:cs="Times New Roman"/>
        </w:rPr>
      </w:pPr>
      <w:r>
        <w:rPr>
          <w:rFonts w:hint="default" w:ascii="Times New Roman" w:hAnsi="Times New Roman" w:eastAsia="宋体" w:cs="Times New Roman"/>
        </w:rPr>
        <w:t xml:space="preserve">        </w:t>
      </w:r>
    </w:p>
    <w:p w14:paraId="5B1F3DAA">
      <w:pPr>
        <w:rPr>
          <w:rFonts w:hint="default" w:ascii="Times New Roman" w:hAnsi="Times New Roman" w:eastAsia="宋体" w:cs="Times New Roman"/>
        </w:rPr>
      </w:pPr>
      <w:r>
        <w:rPr>
          <w:rFonts w:hint="default" w:ascii="Times New Roman" w:hAnsi="Times New Roman" w:eastAsia="宋体" w:cs="Times New Roman"/>
        </w:rPr>
        <w:t xml:space="preserve">        ret = nrc.robot_movel(socket_fd, moveCmd)</w:t>
      </w:r>
    </w:p>
    <w:p w14:paraId="588D7E65">
      <w:pPr>
        <w:rPr>
          <w:rFonts w:hint="default" w:ascii="Times New Roman" w:hAnsi="Times New Roman" w:eastAsia="宋体" w:cs="Times New Roman"/>
        </w:rPr>
      </w:pPr>
      <w:r>
        <w:rPr>
          <w:rFonts w:hint="default" w:ascii="Times New Roman" w:hAnsi="Times New Roman" w:eastAsia="宋体" w:cs="Times New Roman"/>
        </w:rPr>
        <w:t xml:space="preserve">        print(f"直线运动调用返回值(ret) = {ret}")</w:t>
      </w:r>
    </w:p>
    <w:p w14:paraId="4736C826">
      <w:pPr>
        <w:rPr>
          <w:rFonts w:hint="default" w:ascii="Times New Roman" w:hAnsi="Times New Roman" w:eastAsia="宋体" w:cs="Times New Roman"/>
        </w:rPr>
      </w:pPr>
      <w:r>
        <w:rPr>
          <w:rFonts w:hint="default" w:ascii="Times New Roman" w:hAnsi="Times New Roman" w:eastAsia="宋体" w:cs="Times New Roman"/>
        </w:rPr>
        <w:t xml:space="preserve">        time.sleep(10)</w:t>
      </w:r>
    </w:p>
    <w:p w14:paraId="724252CA">
      <w:pPr>
        <w:rPr>
          <w:rFonts w:hint="default" w:ascii="Times New Roman" w:hAnsi="Times New Roman" w:eastAsia="宋体" w:cs="Times New Roman"/>
        </w:rPr>
      </w:pPr>
      <w:r>
        <w:rPr>
          <w:rFonts w:hint="default" w:ascii="Times New Roman" w:hAnsi="Times New Roman" w:eastAsia="宋体" w:cs="Times New Roman"/>
        </w:rPr>
        <w:t xml:space="preserve">        print("直线运动完成")</w:t>
      </w:r>
    </w:p>
    <w:p w14:paraId="756EF821">
      <w:pPr>
        <w:rPr>
          <w:rFonts w:hint="default" w:ascii="Times New Roman" w:hAnsi="Times New Roman" w:eastAsia="宋体" w:cs="Times New Roman"/>
        </w:rPr>
      </w:pPr>
      <w:r>
        <w:rPr>
          <w:rFonts w:hint="default" w:ascii="Times New Roman" w:hAnsi="Times New Roman" w:eastAsia="宋体" w:cs="Times New Roman"/>
        </w:rPr>
        <w:t>if __name__ == '__main__':</w:t>
      </w:r>
    </w:p>
    <w:p w14:paraId="32F614DD">
      <w:pPr>
        <w:rPr>
          <w:rFonts w:hint="default" w:ascii="Times New Roman" w:hAnsi="Times New Roman" w:eastAsia="宋体" w:cs="Times New Roman"/>
        </w:rPr>
      </w:pPr>
      <w:r>
        <w:rPr>
          <w:rFonts w:hint="default" w:ascii="Times New Roman" w:hAnsi="Times New Roman" w:eastAsia="宋体" w:cs="Times New Roman"/>
        </w:rPr>
        <w:t xml:space="preserve">    # 建立连接</w:t>
      </w:r>
    </w:p>
    <w:p w14:paraId="258B2247">
      <w:pPr>
        <w:rPr>
          <w:rFonts w:hint="default" w:ascii="Times New Roman" w:hAnsi="Times New Roman" w:eastAsia="宋体" w:cs="Times New Roman"/>
        </w:rPr>
      </w:pPr>
      <w:r>
        <w:rPr>
          <w:rFonts w:hint="default" w:ascii="Times New Roman" w:hAnsi="Times New Roman" w:eastAsia="宋体" w:cs="Times New Roman"/>
        </w:rPr>
        <w:t xml:space="preserve">   arm_test = ArmTest()</w:t>
      </w:r>
    </w:p>
    <w:p w14:paraId="65AEB5EA">
      <w:pPr>
        <w:rPr>
          <w:rFonts w:hint="default" w:ascii="Times New Roman" w:hAnsi="Times New Roman" w:eastAsia="宋体" w:cs="Times New Roman"/>
        </w:rPr>
      </w:pPr>
      <w:r>
        <w:rPr>
          <w:rFonts w:hint="default" w:ascii="Times New Roman" w:hAnsi="Times New Roman" w:eastAsia="宋体" w:cs="Times New Roman"/>
        </w:rPr>
        <w:t xml:space="preserve">   socket_fd = nrc.connect_robot("192.168.1.13", "6001")</w:t>
      </w:r>
    </w:p>
    <w:p w14:paraId="7A85ADB7">
      <w:pPr>
        <w:rPr>
          <w:rFonts w:hint="default" w:ascii="Times New Roman" w:hAnsi="Times New Roman" w:eastAsia="宋体" w:cs="Times New Roman"/>
        </w:rPr>
      </w:pPr>
    </w:p>
    <w:p w14:paraId="75665245">
      <w:pPr>
        <w:rPr>
          <w:rFonts w:hint="default" w:ascii="Times New Roman" w:hAnsi="Times New Roman" w:eastAsia="宋体" w:cs="Times New Roman"/>
        </w:rPr>
      </w:pPr>
      <w:r>
        <w:rPr>
          <w:rFonts w:hint="default" w:ascii="Times New Roman" w:hAnsi="Times New Roman" w:eastAsia="宋体" w:cs="Times New Roman"/>
        </w:rPr>
        <w:t xml:space="preserve">   # 执行直线运动</w:t>
      </w:r>
    </w:p>
    <w:p w14:paraId="716F0697">
      <w:pPr>
        <w:rPr>
          <w:rFonts w:hint="default" w:ascii="Times New Roman" w:hAnsi="Times New Roman" w:eastAsia="宋体" w:cs="Times New Roman"/>
        </w:rPr>
      </w:pPr>
      <w:r>
        <w:rPr>
          <w:rFonts w:hint="default" w:ascii="Times New Roman" w:hAnsi="Times New Roman" w:eastAsia="宋体" w:cs="Times New Roman"/>
        </w:rPr>
        <w:t xml:space="preserve">   arm_test.demo_arm_movel(socket_fd)</w:t>
      </w:r>
    </w:p>
    <w:p w14:paraId="600FF775">
      <w:pPr>
        <w:rPr>
          <w:rFonts w:hint="default" w:ascii="Times New Roman" w:hAnsi="Times New Roman" w:eastAsia="宋体" w:cs="Times New Roman"/>
        </w:rPr>
      </w:pPr>
      <w:r>
        <w:rPr>
          <w:rFonts w:hint="default" w:ascii="Times New Roman" w:hAnsi="Times New Roman" w:eastAsia="宋体" w:cs="Times New Roman"/>
        </w:rPr>
        <w:t xml:space="preserve">   #使用时一定要注意安全！！！！！！！！</w:t>
      </w:r>
    </w:p>
    <w:p w14:paraId="2ED5374A">
      <w:pPr>
        <w:rPr>
          <w:rFonts w:hint="default" w:ascii="Times New Roman" w:hAnsi="Times New Roman" w:eastAsia="宋体" w:cs="Times New Roman"/>
        </w:rPr>
      </w:pPr>
      <w:r>
        <w:rPr>
          <w:rFonts w:hint="default" w:ascii="Times New Roman" w:hAnsi="Times New Roman" w:eastAsia="宋体" w:cs="Times New Roman"/>
        </w:rPr>
        <w:pict>
          <v:rect id="_x0000_i1079" o:spt="1" style="height:1.5pt;width:0pt;" fillcolor="#000000" filled="t" stroked="f" coordsize="21600,21600" o:hr="t" o:hrstd="t" o:hrnoshade="t" o:hralign="center">
            <v:path/>
            <v:fill on="t" focussize="0,0"/>
            <v:stroke on="f"/>
            <v:imagedata o:title=""/>
            <o:lock v:ext="edit"/>
            <w10:wrap type="none"/>
            <w10:anchorlock/>
          </v:rect>
        </w:pict>
      </w:r>
    </w:p>
    <w:p w14:paraId="18A0ECA7">
      <w:pPr>
        <w:pStyle w:val="4"/>
        <w:rPr>
          <w:rFonts w:hint="default" w:ascii="Times New Roman" w:hAnsi="Times New Roman" w:eastAsia="宋体" w:cs="Times New Roman"/>
        </w:rPr>
      </w:pPr>
      <w:bookmarkStart w:id="100" w:name="_Toc9506"/>
      <w:r>
        <w:rPr>
          <w:rFonts w:hint="default" w:ascii="Times New Roman" w:hAnsi="Times New Roman" w:eastAsia="宋体" w:cs="Times New Roman"/>
        </w:rPr>
        <w:t>6.6点动使用示例</w:t>
      </w:r>
      <w:bookmarkEnd w:id="100"/>
    </w:p>
    <w:p w14:paraId="70A38008">
      <w:pPr>
        <w:rPr>
          <w:rFonts w:hint="default" w:ascii="Times New Roman" w:hAnsi="Times New Roman" w:eastAsia="宋体" w:cs="Times New Roman"/>
        </w:rPr>
      </w:pPr>
      <w:r>
        <w:rPr>
          <w:rFonts w:hint="default" w:ascii="Times New Roman" w:hAnsi="Times New Roman" w:eastAsia="宋体" w:cs="Times New Roman"/>
        </w:rPr>
        <w:t>import nrc_interface as nrc</w:t>
      </w:r>
    </w:p>
    <w:p w14:paraId="4B73AA0B">
      <w:pPr>
        <w:rPr>
          <w:rFonts w:hint="default" w:ascii="Times New Roman" w:hAnsi="Times New Roman" w:eastAsia="宋体" w:cs="Times New Roman"/>
        </w:rPr>
      </w:pPr>
      <w:r>
        <w:rPr>
          <w:rFonts w:hint="default" w:ascii="Times New Roman" w:hAnsi="Times New Roman" w:eastAsia="宋体" w:cs="Times New Roman"/>
        </w:rPr>
        <w:t>import time</w:t>
      </w:r>
    </w:p>
    <w:p w14:paraId="2F4F3AA5">
      <w:pPr>
        <w:rPr>
          <w:rFonts w:hint="default" w:ascii="Times New Roman" w:hAnsi="Times New Roman" w:eastAsia="宋体" w:cs="Times New Roman"/>
        </w:rPr>
      </w:pPr>
    </w:p>
    <w:p w14:paraId="0D898CD5">
      <w:pPr>
        <w:rPr>
          <w:rFonts w:hint="default" w:ascii="Times New Roman" w:hAnsi="Times New Roman" w:eastAsia="宋体" w:cs="Times New Roman"/>
        </w:rPr>
      </w:pPr>
      <w:r>
        <w:rPr>
          <w:rFonts w:hint="default" w:ascii="Times New Roman" w:hAnsi="Times New Roman" w:eastAsia="宋体" w:cs="Times New Roman"/>
        </w:rPr>
        <w:t>class ArmTest:</w:t>
      </w:r>
    </w:p>
    <w:p w14:paraId="72269AF6">
      <w:pPr>
        <w:rPr>
          <w:rFonts w:hint="default" w:ascii="Times New Roman" w:hAnsi="Times New Roman" w:eastAsia="宋体" w:cs="Times New Roman"/>
        </w:rPr>
      </w:pPr>
      <w:r>
        <w:rPr>
          <w:rFonts w:hint="default" w:ascii="Times New Roman" w:hAnsi="Times New Roman" w:eastAsia="宋体" w:cs="Times New Roman"/>
        </w:rPr>
        <w:t># ==================== 单轴点动  ====================</w:t>
      </w:r>
    </w:p>
    <w:p w14:paraId="4E13D543">
      <w:pPr>
        <w:rPr>
          <w:rFonts w:hint="default" w:ascii="Times New Roman" w:hAnsi="Times New Roman" w:eastAsia="宋体" w:cs="Times New Roman"/>
        </w:rPr>
      </w:pPr>
      <w:r>
        <w:rPr>
          <w:rFonts w:hint="default" w:ascii="Times New Roman" w:hAnsi="Times New Roman" w:eastAsia="宋体" w:cs="Times New Roman"/>
        </w:rPr>
        <w:t xml:space="preserve">    def demo_arm_start_jogging(self, socket_fd):</w:t>
      </w:r>
    </w:p>
    <w:p w14:paraId="69E95BF4">
      <w:pPr>
        <w:rPr>
          <w:rFonts w:hint="default" w:ascii="Times New Roman" w:hAnsi="Times New Roman" w:eastAsia="宋体" w:cs="Times New Roman"/>
        </w:rPr>
      </w:pPr>
      <w:r>
        <w:rPr>
          <w:rFonts w:hint="default" w:ascii="Times New Roman" w:hAnsi="Times New Roman" w:eastAsia="宋体" w:cs="Times New Roman"/>
        </w:rPr>
        <w:t xml:space="preserve">        print("开始伺服上电...")</w:t>
      </w:r>
    </w:p>
    <w:p w14:paraId="3879A012">
      <w:pPr>
        <w:rPr>
          <w:rFonts w:hint="default" w:ascii="Times New Roman" w:hAnsi="Times New Roman" w:eastAsia="宋体" w:cs="Times New Roman"/>
        </w:rPr>
      </w:pPr>
      <w:r>
        <w:rPr>
          <w:rFonts w:hint="default" w:ascii="Times New Roman" w:hAnsi="Times New Roman" w:eastAsia="宋体" w:cs="Times New Roman"/>
        </w:rPr>
        <w:t xml:space="preserve">        nrc.set_servo_state(socket_fd, 1)</w:t>
      </w:r>
    </w:p>
    <w:p w14:paraId="2CFE92C1">
      <w:pPr>
        <w:rPr>
          <w:rFonts w:hint="default" w:ascii="Times New Roman" w:hAnsi="Times New Roman" w:eastAsia="宋体" w:cs="Times New Roman"/>
        </w:rPr>
      </w:pPr>
      <w:r>
        <w:rPr>
          <w:rFonts w:hint="default" w:ascii="Times New Roman" w:hAnsi="Times New Roman" w:eastAsia="宋体" w:cs="Times New Roman"/>
        </w:rPr>
        <w:t xml:space="preserve">        nrc.set_servo_poweron(socket_fd)</w:t>
      </w:r>
    </w:p>
    <w:p w14:paraId="3D50C324">
      <w:pPr>
        <w:rPr>
          <w:rFonts w:hint="default" w:ascii="Times New Roman" w:hAnsi="Times New Roman" w:eastAsia="宋体" w:cs="Times New Roman"/>
        </w:rPr>
      </w:pPr>
      <w:r>
        <w:rPr>
          <w:rFonts w:hint="default" w:ascii="Times New Roman" w:hAnsi="Times New Roman" w:eastAsia="宋体" w:cs="Times New Roman"/>
        </w:rPr>
        <w:t xml:space="preserve">        print("伺服已上电")</w:t>
      </w:r>
    </w:p>
    <w:p w14:paraId="5E5B0B6D">
      <w:pPr>
        <w:rPr>
          <w:rFonts w:hint="default" w:ascii="Times New Roman" w:hAnsi="Times New Roman" w:eastAsia="宋体" w:cs="Times New Roman"/>
        </w:rPr>
      </w:pPr>
      <w:r>
        <w:rPr>
          <w:rFonts w:hint="default" w:ascii="Times New Roman" w:hAnsi="Times New Roman" w:eastAsia="宋体" w:cs="Times New Roman"/>
        </w:rPr>
        <w:t xml:space="preserve">        time.sleep(1)</w:t>
      </w:r>
    </w:p>
    <w:p w14:paraId="65D23C26">
      <w:pPr>
        <w:rPr>
          <w:rFonts w:hint="default" w:ascii="Times New Roman" w:hAnsi="Times New Roman" w:eastAsia="宋体" w:cs="Times New Roman"/>
        </w:rPr>
      </w:pPr>
    </w:p>
    <w:p w14:paraId="4D5A58B1">
      <w:pPr>
        <w:rPr>
          <w:rFonts w:hint="default" w:ascii="Times New Roman" w:hAnsi="Times New Roman" w:eastAsia="宋体" w:cs="Times New Roman"/>
        </w:rPr>
      </w:pPr>
      <w:r>
        <w:rPr>
          <w:rFonts w:hint="default" w:ascii="Times New Roman" w:hAnsi="Times New Roman" w:eastAsia="宋体" w:cs="Times New Roman"/>
        </w:rPr>
        <w:t xml:space="preserve">        # 点动参数</w:t>
      </w:r>
    </w:p>
    <w:p w14:paraId="1E0964CE">
      <w:pPr>
        <w:rPr>
          <w:rFonts w:hint="default" w:ascii="Times New Roman" w:hAnsi="Times New Roman" w:eastAsia="宋体" w:cs="Times New Roman"/>
        </w:rPr>
      </w:pPr>
      <w:r>
        <w:rPr>
          <w:rFonts w:hint="default" w:ascii="Times New Roman" w:hAnsi="Times New Roman" w:eastAsia="宋体" w:cs="Times New Roman"/>
        </w:rPr>
        <w:t xml:space="preserve">        axis = 1       # 轴号 1~6</w:t>
      </w:r>
    </w:p>
    <w:p w14:paraId="696CF8E4">
      <w:pPr>
        <w:rPr>
          <w:rFonts w:hint="default" w:ascii="Times New Roman" w:hAnsi="Times New Roman" w:eastAsia="宋体" w:cs="Times New Roman"/>
        </w:rPr>
      </w:pPr>
      <w:r>
        <w:rPr>
          <w:rFonts w:hint="default" w:ascii="Times New Roman" w:hAnsi="Times New Roman" w:eastAsia="宋体" w:cs="Times New Roman"/>
        </w:rPr>
        <w:t xml:space="preserve">        dir = True     # 方向 True=正 / False=负</w:t>
      </w:r>
    </w:p>
    <w:p w14:paraId="14953CAA">
      <w:pPr>
        <w:rPr>
          <w:rFonts w:hint="default" w:ascii="Times New Roman" w:hAnsi="Times New Roman" w:eastAsia="宋体" w:cs="Times New Roman"/>
        </w:rPr>
      </w:pPr>
    </w:p>
    <w:p w14:paraId="3C450692">
      <w:pPr>
        <w:rPr>
          <w:rFonts w:hint="default" w:ascii="Times New Roman" w:hAnsi="Times New Roman" w:eastAsia="宋体" w:cs="Times New Roman"/>
        </w:rPr>
      </w:pPr>
      <w:r>
        <w:rPr>
          <w:rFonts w:hint="default" w:ascii="Times New Roman" w:hAnsi="Times New Roman" w:eastAsia="宋体" w:cs="Times New Roman"/>
        </w:rPr>
        <w:t xml:space="preserve">        # 调用点动</w:t>
      </w:r>
    </w:p>
    <w:p w14:paraId="3F19ED73">
      <w:pPr>
        <w:rPr>
          <w:rFonts w:hint="default" w:ascii="Times New Roman" w:hAnsi="Times New Roman" w:eastAsia="宋体" w:cs="Times New Roman"/>
        </w:rPr>
      </w:pPr>
      <w:r>
        <w:rPr>
          <w:rFonts w:hint="default" w:ascii="Times New Roman" w:hAnsi="Times New Roman" w:eastAsia="宋体" w:cs="Times New Roman"/>
        </w:rPr>
        <w:t xml:space="preserve">        ret = nrc.robot_start_jogging(socket_fd, axis, dir)</w:t>
      </w:r>
    </w:p>
    <w:p w14:paraId="60B72985">
      <w:pPr>
        <w:rPr>
          <w:rFonts w:hint="default" w:ascii="Times New Roman" w:hAnsi="Times New Roman" w:eastAsia="宋体" w:cs="Times New Roman"/>
        </w:rPr>
      </w:pPr>
      <w:r>
        <w:rPr>
          <w:rFonts w:hint="default" w:ascii="Times New Roman" w:hAnsi="Times New Roman" w:eastAsia="宋体" w:cs="Times New Roman"/>
        </w:rPr>
        <w:t xml:space="preserve">        print(f"单轴点动启动返回值(ret) = {ret}")</w:t>
      </w:r>
    </w:p>
    <w:p w14:paraId="6DC0BDDD">
      <w:pPr>
        <w:rPr>
          <w:rFonts w:hint="default" w:ascii="Times New Roman" w:hAnsi="Times New Roman" w:eastAsia="宋体" w:cs="Times New Roman"/>
        </w:rPr>
      </w:pPr>
      <w:r>
        <w:rPr>
          <w:rFonts w:hint="default" w:ascii="Times New Roman" w:hAnsi="Times New Roman" w:eastAsia="宋体" w:cs="Times New Roman"/>
        </w:rPr>
        <w:t xml:space="preserve">        print("单轴点动已开始（需手动停止）")</w:t>
      </w:r>
    </w:p>
    <w:p w14:paraId="1640AC5E">
      <w:pPr>
        <w:rPr>
          <w:rFonts w:hint="default" w:ascii="Times New Roman" w:hAnsi="Times New Roman" w:eastAsia="宋体" w:cs="Times New Roman"/>
        </w:rPr>
      </w:pPr>
    </w:p>
    <w:p w14:paraId="4A2146F9">
      <w:pPr>
        <w:rPr>
          <w:rFonts w:hint="default" w:ascii="Times New Roman" w:hAnsi="Times New Roman" w:eastAsia="宋体" w:cs="Times New Roman"/>
        </w:rPr>
      </w:pPr>
      <w:r>
        <w:rPr>
          <w:rFonts w:hint="default" w:ascii="Times New Roman" w:hAnsi="Times New Roman" w:eastAsia="宋体" w:cs="Times New Roman"/>
        </w:rPr>
        <w:t># ==================== 停止点动====================</w:t>
      </w:r>
    </w:p>
    <w:p w14:paraId="79AC9A77">
      <w:pPr>
        <w:rPr>
          <w:rFonts w:hint="default" w:ascii="Times New Roman" w:hAnsi="Times New Roman" w:eastAsia="宋体" w:cs="Times New Roman"/>
        </w:rPr>
      </w:pPr>
      <w:r>
        <w:rPr>
          <w:rFonts w:hint="default" w:ascii="Times New Roman" w:hAnsi="Times New Roman" w:eastAsia="宋体" w:cs="Times New Roman"/>
        </w:rPr>
        <w:t xml:space="preserve">    def demo_arm_stop_jogging(self, socket_fd):</w:t>
      </w:r>
    </w:p>
    <w:p w14:paraId="6DAEC987">
      <w:pPr>
        <w:rPr>
          <w:rFonts w:hint="default" w:ascii="Times New Roman" w:hAnsi="Times New Roman" w:eastAsia="宋体" w:cs="Times New Roman"/>
        </w:rPr>
      </w:pPr>
      <w:r>
        <w:rPr>
          <w:rFonts w:hint="default" w:ascii="Times New Roman" w:hAnsi="Times New Roman" w:eastAsia="宋体" w:cs="Times New Roman"/>
        </w:rPr>
        <w:t xml:space="preserve">        axis = 1  # 要停止的轴号（必须和启动时一致）</w:t>
      </w:r>
    </w:p>
    <w:p w14:paraId="65763B73">
      <w:pPr>
        <w:rPr>
          <w:rFonts w:hint="default" w:ascii="Times New Roman" w:hAnsi="Times New Roman" w:eastAsia="宋体" w:cs="Times New Roman"/>
        </w:rPr>
      </w:pPr>
      <w:r>
        <w:rPr>
          <w:rFonts w:hint="default" w:ascii="Times New Roman" w:hAnsi="Times New Roman" w:eastAsia="宋体" w:cs="Times New Roman"/>
        </w:rPr>
        <w:t xml:space="preserve">        </w:t>
      </w:r>
    </w:p>
    <w:p w14:paraId="03D38AEA">
      <w:pPr>
        <w:rPr>
          <w:rFonts w:hint="default" w:ascii="Times New Roman" w:hAnsi="Times New Roman" w:eastAsia="宋体" w:cs="Times New Roman"/>
        </w:rPr>
      </w:pPr>
      <w:r>
        <w:rPr>
          <w:rFonts w:hint="default" w:ascii="Times New Roman" w:hAnsi="Times New Roman" w:eastAsia="宋体" w:cs="Times New Roman"/>
        </w:rPr>
        <w:t xml:space="preserve">        ret = nrc.robot_stop_jogging(socket_fd, axis)</w:t>
      </w:r>
    </w:p>
    <w:p w14:paraId="6584E834">
      <w:pPr>
        <w:rPr>
          <w:rFonts w:hint="default" w:ascii="Times New Roman" w:hAnsi="Times New Roman" w:eastAsia="宋体" w:cs="Times New Roman"/>
        </w:rPr>
      </w:pPr>
      <w:r>
        <w:rPr>
          <w:rFonts w:hint="default" w:ascii="Times New Roman" w:hAnsi="Times New Roman" w:eastAsia="宋体" w:cs="Times New Roman"/>
        </w:rPr>
        <w:t xml:space="preserve">        print(f"停止点动返回值(ret) = {ret}")</w:t>
      </w:r>
    </w:p>
    <w:p w14:paraId="5A3304B9">
      <w:pPr>
        <w:rPr>
          <w:rFonts w:hint="default" w:ascii="Times New Roman" w:hAnsi="Times New Roman" w:eastAsia="宋体" w:cs="Times New Roman"/>
        </w:rPr>
      </w:pPr>
      <w:r>
        <w:rPr>
          <w:rFonts w:hint="default" w:ascii="Times New Roman" w:hAnsi="Times New Roman" w:eastAsia="宋体" w:cs="Times New Roman"/>
        </w:rPr>
        <w:t xml:space="preserve">        print("点动已停止")</w:t>
      </w:r>
    </w:p>
    <w:p w14:paraId="22766688">
      <w:pPr>
        <w:rPr>
          <w:rFonts w:hint="default" w:ascii="Times New Roman" w:hAnsi="Times New Roman" w:eastAsia="宋体" w:cs="Times New Roman"/>
        </w:rPr>
      </w:pPr>
      <w:r>
        <w:rPr>
          <w:rFonts w:hint="default" w:ascii="Times New Roman" w:hAnsi="Times New Roman" w:eastAsia="宋体" w:cs="Times New Roman"/>
        </w:rPr>
        <w:t>if __name__ == '__main__':</w:t>
      </w:r>
    </w:p>
    <w:p w14:paraId="3348382A">
      <w:pPr>
        <w:rPr>
          <w:rFonts w:hint="default" w:ascii="Times New Roman" w:hAnsi="Times New Roman" w:eastAsia="宋体" w:cs="Times New Roman"/>
        </w:rPr>
      </w:pPr>
      <w:r>
        <w:rPr>
          <w:rFonts w:hint="default" w:ascii="Times New Roman" w:hAnsi="Times New Roman" w:eastAsia="宋体" w:cs="Times New Roman"/>
        </w:rPr>
        <w:t xml:space="preserve">    # 建立连接</w:t>
      </w:r>
    </w:p>
    <w:p w14:paraId="749F650B">
      <w:pPr>
        <w:rPr>
          <w:rFonts w:hint="default" w:ascii="Times New Roman" w:hAnsi="Times New Roman" w:eastAsia="宋体" w:cs="Times New Roman"/>
        </w:rPr>
      </w:pPr>
      <w:r>
        <w:rPr>
          <w:rFonts w:hint="default" w:ascii="Times New Roman" w:hAnsi="Times New Roman" w:eastAsia="宋体" w:cs="Times New Roman"/>
        </w:rPr>
        <w:t xml:space="preserve">   arm_test = ArmTest()</w:t>
      </w:r>
    </w:p>
    <w:p w14:paraId="21F44345">
      <w:pPr>
        <w:rPr>
          <w:rFonts w:hint="default" w:ascii="Times New Roman" w:hAnsi="Times New Roman" w:eastAsia="宋体" w:cs="Times New Roman"/>
        </w:rPr>
      </w:pPr>
      <w:r>
        <w:rPr>
          <w:rFonts w:hint="default" w:ascii="Times New Roman" w:hAnsi="Times New Roman" w:eastAsia="宋体" w:cs="Times New Roman"/>
        </w:rPr>
        <w:t xml:space="preserve">   socket_fd = nrc.connect_robot("192.168.1.13", "6001")</w:t>
      </w:r>
    </w:p>
    <w:p w14:paraId="1D701CF6">
      <w:pPr>
        <w:rPr>
          <w:rFonts w:hint="default" w:ascii="Times New Roman" w:hAnsi="Times New Roman" w:eastAsia="宋体" w:cs="Times New Roman"/>
        </w:rPr>
      </w:pPr>
      <w:r>
        <w:rPr>
          <w:rFonts w:hint="default" w:ascii="Times New Roman" w:hAnsi="Times New Roman" w:eastAsia="宋体" w:cs="Times New Roman"/>
        </w:rPr>
        <w:t xml:space="preserve">   # 1. 启动点动</w:t>
      </w:r>
    </w:p>
    <w:p w14:paraId="7113D0B2">
      <w:pPr>
        <w:rPr>
          <w:rFonts w:hint="default" w:ascii="Times New Roman" w:hAnsi="Times New Roman" w:eastAsia="宋体" w:cs="Times New Roman"/>
        </w:rPr>
      </w:pPr>
      <w:r>
        <w:rPr>
          <w:rFonts w:hint="default" w:ascii="Times New Roman" w:hAnsi="Times New Roman" w:eastAsia="宋体" w:cs="Times New Roman"/>
        </w:rPr>
        <w:t>arm_test.demo_arm_start_jogging(socket_fd)</w:t>
      </w:r>
      <w:r>
        <w:rPr>
          <w:rFonts w:hint="default" w:ascii="Times New Roman" w:hAnsi="Times New Roman" w:eastAsia="宋体" w:cs="Times New Roman"/>
        </w:rPr>
        <w:t xml:space="preserve"> #一轴点动一次</w:t>
      </w:r>
    </w:p>
    <w:p w14:paraId="203A39DF">
      <w:pPr>
        <w:rPr>
          <w:rFonts w:hint="default" w:ascii="Times New Roman" w:hAnsi="Times New Roman" w:eastAsia="宋体" w:cs="Times New Roman"/>
        </w:rPr>
      </w:pPr>
    </w:p>
    <w:p w14:paraId="74CAE791">
      <w:pPr>
        <w:rPr>
          <w:rFonts w:hint="default" w:ascii="Times New Roman" w:hAnsi="Times New Roman" w:eastAsia="宋体" w:cs="Times New Roman"/>
        </w:rPr>
      </w:pPr>
      <w:r>
        <w:rPr>
          <w:rFonts w:hint="default" w:ascii="Times New Roman" w:hAnsi="Times New Roman" w:eastAsia="宋体" w:cs="Times New Roman"/>
        </w:rPr>
        <w:t>time.sleep(2)  # 运动2秒</w:t>
      </w:r>
    </w:p>
    <w:p w14:paraId="2722916D">
      <w:pPr>
        <w:rPr>
          <w:rFonts w:hint="default" w:ascii="Times New Roman" w:hAnsi="Times New Roman" w:eastAsia="宋体" w:cs="Times New Roman"/>
        </w:rPr>
      </w:pPr>
    </w:p>
    <w:p w14:paraId="7431BDDD">
      <w:pPr>
        <w:rPr>
          <w:rFonts w:hint="default" w:ascii="Times New Roman" w:hAnsi="Times New Roman" w:eastAsia="宋体" w:cs="Times New Roman"/>
        </w:rPr>
      </w:pPr>
      <w:r>
        <w:rPr>
          <w:rFonts w:hint="default" w:ascii="Times New Roman" w:hAnsi="Times New Roman" w:eastAsia="宋体" w:cs="Times New Roman"/>
        </w:rPr>
        <w:t># 2. 停止点动</w:t>
      </w:r>
    </w:p>
    <w:p w14:paraId="32C573AD">
      <w:pPr>
        <w:rPr>
          <w:rFonts w:hint="default" w:ascii="Times New Roman" w:hAnsi="Times New Roman" w:eastAsia="宋体" w:cs="Times New Roman"/>
        </w:rPr>
      </w:pPr>
      <w:r>
        <w:rPr>
          <w:rFonts w:hint="default" w:ascii="Times New Roman" w:hAnsi="Times New Roman" w:eastAsia="宋体" w:cs="Times New Roman"/>
        </w:rPr>
        <w:t>arm_test.demo_arm_stop_jogging(socket_fd)</w:t>
      </w:r>
    </w:p>
    <w:p w14:paraId="187D8BDD">
      <w:pPr>
        <w:rPr>
          <w:rFonts w:hint="default" w:ascii="Times New Roman" w:hAnsi="Times New Roman" w:eastAsia="宋体" w:cs="Times New Roman"/>
          <w:b/>
          <w:bCs/>
        </w:rPr>
      </w:pPr>
      <w:r>
        <w:rPr>
          <w:rFonts w:hint="default" w:ascii="Times New Roman" w:hAnsi="Times New Roman" w:eastAsia="宋体" w:cs="Times New Roman"/>
        </w:rPr>
        <w:pict>
          <v:rect id="_x0000_i1083" o:spt="1" style="height:1.5pt;width:0pt;" fillcolor="#000000" filled="t" stroked="f" coordsize="21600,21600" o:hr="t" o:hrstd="t" o:hrnoshade="t" o:hralign="center">
            <v:path/>
            <v:fill on="t" focussize="0,0"/>
            <v:stroke on="f"/>
            <v:imagedata o:title=""/>
            <o:lock v:ext="edit"/>
            <w10:wrap type="none"/>
            <w10:anchorlock/>
          </v:rect>
        </w:pict>
      </w:r>
    </w:p>
    <w:p w14:paraId="017935FE">
      <w:pPr>
        <w:pStyle w:val="4"/>
        <w:rPr>
          <w:rFonts w:hint="default" w:ascii="Times New Roman" w:hAnsi="Times New Roman" w:eastAsia="宋体" w:cs="Times New Roman"/>
        </w:rPr>
      </w:pPr>
      <w:bookmarkStart w:id="101" w:name="_Toc328"/>
      <w:r>
        <w:rPr>
          <w:rFonts w:hint="default" w:ascii="Times New Roman" w:hAnsi="Times New Roman" w:eastAsia="宋体" w:cs="Times New Roman"/>
        </w:rPr>
        <w:t>6.7作业文件插入指令使用示例</w:t>
      </w:r>
      <w:bookmarkEnd w:id="101"/>
    </w:p>
    <w:p w14:paraId="5F982833">
      <w:pPr>
        <w:rPr>
          <w:rFonts w:hint="default" w:ascii="Times New Roman" w:hAnsi="Times New Roman" w:eastAsia="宋体" w:cs="Times New Roman"/>
        </w:rPr>
      </w:pPr>
      <w:r>
        <w:rPr>
          <w:rFonts w:hint="default" w:ascii="Times New Roman" w:hAnsi="Times New Roman" w:eastAsia="宋体" w:cs="Times New Roman"/>
        </w:rPr>
        <w:t>import nrc_interface as nrc</w:t>
      </w:r>
    </w:p>
    <w:p w14:paraId="49D3845B">
      <w:pPr>
        <w:rPr>
          <w:rFonts w:hint="default" w:ascii="Times New Roman" w:hAnsi="Times New Roman" w:eastAsia="宋体" w:cs="Times New Roman"/>
        </w:rPr>
      </w:pPr>
      <w:r>
        <w:rPr>
          <w:rFonts w:hint="default" w:ascii="Times New Roman" w:hAnsi="Times New Roman" w:eastAsia="宋体" w:cs="Times New Roman"/>
        </w:rPr>
        <w:t>import time</w:t>
      </w:r>
    </w:p>
    <w:p w14:paraId="3CA7A19E">
      <w:pPr>
        <w:rPr>
          <w:rFonts w:hint="default" w:ascii="Times New Roman" w:hAnsi="Times New Roman" w:eastAsia="宋体" w:cs="Times New Roman"/>
        </w:rPr>
      </w:pPr>
    </w:p>
    <w:p w14:paraId="54BAC4BB">
      <w:pPr>
        <w:rPr>
          <w:rFonts w:hint="default" w:ascii="Times New Roman" w:hAnsi="Times New Roman" w:eastAsia="宋体" w:cs="Times New Roman"/>
        </w:rPr>
      </w:pPr>
      <w:r>
        <w:rPr>
          <w:rFonts w:hint="default" w:ascii="Times New Roman" w:hAnsi="Times New Roman" w:eastAsia="宋体" w:cs="Times New Roman"/>
        </w:rPr>
        <w:t>class ArmTest:</w:t>
      </w:r>
    </w:p>
    <w:p w14:paraId="275DC332">
      <w:pPr>
        <w:rPr>
          <w:rFonts w:hint="default" w:ascii="Times New Roman" w:hAnsi="Times New Roman" w:eastAsia="宋体" w:cs="Times New Roman"/>
        </w:rPr>
      </w:pPr>
      <w:r>
        <w:rPr>
          <w:rFonts w:hint="default" w:ascii="Times New Roman" w:hAnsi="Times New Roman" w:eastAsia="宋体" w:cs="Times New Roman"/>
        </w:rPr>
        <w:t xml:space="preserve">      def job_moveJ(self,socket_fd):</w:t>
      </w:r>
    </w:p>
    <w:p w14:paraId="048C2A56">
      <w:pPr>
        <w:rPr>
          <w:rFonts w:hint="default" w:ascii="Times New Roman" w:hAnsi="Times New Roman" w:eastAsia="宋体" w:cs="Times New Roman"/>
        </w:rPr>
      </w:pPr>
      <w:r>
        <w:rPr>
          <w:rFonts w:hint="default" w:ascii="Times New Roman" w:hAnsi="Times New Roman" w:eastAsia="宋体" w:cs="Times New Roman"/>
        </w:rPr>
        <w:t xml:space="preserve">        # 创建指令</w:t>
      </w:r>
    </w:p>
    <w:p w14:paraId="08184078">
      <w:pPr>
        <w:rPr>
          <w:rFonts w:hint="default" w:ascii="Times New Roman" w:hAnsi="Times New Roman" w:eastAsia="宋体" w:cs="Times New Roman"/>
        </w:rPr>
      </w:pPr>
      <w:r>
        <w:rPr>
          <w:rFonts w:hint="default" w:ascii="Times New Roman" w:hAnsi="Times New Roman" w:eastAsia="宋体" w:cs="Times New Roman"/>
        </w:rPr>
        <w:t xml:space="preserve">        moveCmd = nrc.MoveCmd()</w:t>
      </w:r>
    </w:p>
    <w:p w14:paraId="185EBED3">
      <w:pPr>
        <w:rPr>
          <w:rFonts w:hint="default" w:ascii="Times New Roman" w:hAnsi="Times New Roman" w:eastAsia="宋体" w:cs="Times New Roman"/>
        </w:rPr>
      </w:pPr>
      <w:r>
        <w:rPr>
          <w:rFonts w:hint="default" w:ascii="Times New Roman" w:hAnsi="Times New Roman" w:eastAsia="宋体" w:cs="Times New Roman"/>
        </w:rPr>
        <w:t xml:space="preserve">        </w:t>
      </w:r>
    </w:p>
    <w:p w14:paraId="3E939E69">
      <w:pPr>
        <w:rPr>
          <w:rFonts w:hint="default" w:ascii="Times New Roman" w:hAnsi="Times New Roman" w:eastAsia="宋体" w:cs="Times New Roman"/>
        </w:rPr>
      </w:pPr>
      <w:r>
        <w:rPr>
          <w:rFonts w:hint="default" w:ascii="Times New Roman" w:hAnsi="Times New Roman" w:eastAsia="宋体" w:cs="Times New Roman"/>
        </w:rPr>
        <w:t xml:space="preserve">        # 设置参数</w:t>
      </w:r>
    </w:p>
    <w:p w14:paraId="2EA38379">
      <w:pPr>
        <w:rPr>
          <w:rFonts w:hint="default" w:ascii="Times New Roman" w:hAnsi="Times New Roman" w:eastAsia="宋体" w:cs="Times New Roman"/>
        </w:rPr>
      </w:pPr>
      <w:r>
        <w:rPr>
          <w:rFonts w:hint="default" w:ascii="Times New Roman" w:hAnsi="Times New Roman" w:eastAsia="宋体" w:cs="Times New Roman"/>
        </w:rPr>
        <w:t xml:space="preserve">        moveCmd.targetPosType = 1</w:t>
      </w:r>
    </w:p>
    <w:p w14:paraId="0CE112DC">
      <w:pPr>
        <w:rPr>
          <w:rFonts w:hint="default" w:ascii="Times New Roman" w:hAnsi="Times New Roman" w:eastAsia="宋体" w:cs="Times New Roman"/>
        </w:rPr>
      </w:pPr>
      <w:r>
        <w:rPr>
          <w:rFonts w:hint="default" w:ascii="Times New Roman" w:hAnsi="Times New Roman" w:eastAsia="宋体" w:cs="Times New Roman"/>
        </w:rPr>
        <w:t>#如果targetPosType=0为自定义数组,需要设置该向量值,前7位为本体值，后7位为外部轴</w:t>
      </w:r>
    </w:p>
    <w:p w14:paraId="5C00FEF3">
      <w:pPr>
        <w:rPr>
          <w:rFonts w:hint="default" w:ascii="Times New Roman" w:hAnsi="Times New Roman" w:eastAsia="宋体" w:cs="Times New Roman"/>
        </w:rPr>
      </w:pPr>
      <w:r>
        <w:rPr>
          <w:rFonts w:hint="default" w:ascii="Times New Roman" w:hAnsi="Times New Roman" w:eastAsia="宋体" w:cs="Times New Roman"/>
        </w:rPr>
        <w:t>#如果targetPosType=1,需要设置targetPosName为"P0001"</w:t>
      </w:r>
    </w:p>
    <w:p w14:paraId="170CF0D6">
      <w:pPr>
        <w:rPr>
          <w:rFonts w:hint="default" w:ascii="Times New Roman" w:hAnsi="Times New Roman" w:eastAsia="宋体" w:cs="Times New Roman"/>
        </w:rPr>
      </w:pPr>
    </w:p>
    <w:p w14:paraId="40F909C7">
      <w:pPr>
        <w:rPr>
          <w:rFonts w:hint="default" w:ascii="Times New Roman" w:hAnsi="Times New Roman" w:eastAsia="宋体" w:cs="Times New Roman"/>
        </w:rPr>
      </w:pPr>
      <w:r>
        <w:rPr>
          <w:rFonts w:hint="default" w:ascii="Times New Roman" w:hAnsi="Times New Roman" w:eastAsia="宋体" w:cs="Times New Roman"/>
        </w:rPr>
        <w:t xml:space="preserve">        moveCmd.targetPosName = "P0001"#每次插入应该使用不同name的点存储点位信息，例如插入第二个可以用"P0002"</w:t>
      </w:r>
    </w:p>
    <w:p w14:paraId="6883D982">
      <w:pPr>
        <w:rPr>
          <w:rFonts w:hint="default" w:ascii="Times New Roman" w:hAnsi="Times New Roman" w:eastAsia="宋体" w:cs="Times New Roman"/>
        </w:rPr>
      </w:pPr>
      <w:r>
        <w:rPr>
          <w:rFonts w:hint="default" w:ascii="Times New Roman" w:hAnsi="Times New Roman" w:eastAsia="宋体" w:cs="Times New Roman"/>
        </w:rPr>
        <w:t xml:space="preserve">        </w:t>
      </w:r>
    </w:p>
    <w:p w14:paraId="4571869A">
      <w:pPr>
        <w:rPr>
          <w:rFonts w:hint="default" w:ascii="Times New Roman" w:hAnsi="Times New Roman" w:eastAsia="宋体" w:cs="Times New Roman"/>
        </w:rPr>
      </w:pPr>
      <w:r>
        <w:rPr>
          <w:rFonts w:hint="default" w:ascii="Times New Roman" w:hAnsi="Times New Roman" w:eastAsia="宋体" w:cs="Times New Roman"/>
        </w:rPr>
        <w:t xml:space="preserve">        # 位置向量</w:t>
      </w:r>
    </w:p>
    <w:p w14:paraId="4965CD11">
      <w:pPr>
        <w:rPr>
          <w:rFonts w:hint="default" w:ascii="Times New Roman" w:hAnsi="Times New Roman" w:eastAsia="宋体" w:cs="Times New Roman"/>
        </w:rPr>
      </w:pPr>
      <w:r>
        <w:rPr>
          <w:rFonts w:hint="default" w:ascii="Times New Roman" w:hAnsi="Times New Roman" w:eastAsia="宋体" w:cs="Times New Roman"/>
        </w:rPr>
        <w:t xml:space="preserve">        pos = nrc.VectorDouble(6)#6轴为例，7轴第7个pos填0</w:t>
      </w:r>
    </w:p>
    <w:p w14:paraId="1BCC3A78">
      <w:pPr>
        <w:rPr>
          <w:rFonts w:hint="default" w:ascii="Times New Roman" w:hAnsi="Times New Roman" w:eastAsia="宋体" w:cs="Times New Roman"/>
        </w:rPr>
      </w:pPr>
      <w:r>
        <w:rPr>
          <w:rFonts w:hint="default" w:ascii="Times New Roman" w:hAnsi="Times New Roman" w:eastAsia="宋体" w:cs="Times New Roman"/>
        </w:rPr>
        <w:t xml:space="preserve">        pos[0] = 8.0</w:t>
      </w:r>
    </w:p>
    <w:p w14:paraId="16E11BEE">
      <w:pPr>
        <w:rPr>
          <w:rFonts w:hint="default" w:ascii="Times New Roman" w:hAnsi="Times New Roman" w:eastAsia="宋体" w:cs="Times New Roman"/>
        </w:rPr>
      </w:pPr>
      <w:r>
        <w:rPr>
          <w:rFonts w:hint="default" w:ascii="Times New Roman" w:hAnsi="Times New Roman" w:eastAsia="宋体" w:cs="Times New Roman"/>
        </w:rPr>
        <w:t xml:space="preserve">        pos[1] = 0.0</w:t>
      </w:r>
    </w:p>
    <w:p w14:paraId="7F1FD509">
      <w:pPr>
        <w:rPr>
          <w:rFonts w:hint="default" w:ascii="Times New Roman" w:hAnsi="Times New Roman" w:eastAsia="宋体" w:cs="Times New Roman"/>
        </w:rPr>
      </w:pPr>
      <w:r>
        <w:rPr>
          <w:rFonts w:hint="default" w:ascii="Times New Roman" w:hAnsi="Times New Roman" w:eastAsia="宋体" w:cs="Times New Roman"/>
        </w:rPr>
        <w:t xml:space="preserve">        pos[2] = 0.0</w:t>
      </w:r>
    </w:p>
    <w:p w14:paraId="7D3B051B">
      <w:pPr>
        <w:rPr>
          <w:rFonts w:hint="default" w:ascii="Times New Roman" w:hAnsi="Times New Roman" w:eastAsia="宋体" w:cs="Times New Roman"/>
        </w:rPr>
      </w:pPr>
      <w:r>
        <w:rPr>
          <w:rFonts w:hint="default" w:ascii="Times New Roman" w:hAnsi="Times New Roman" w:eastAsia="宋体" w:cs="Times New Roman"/>
        </w:rPr>
        <w:t xml:space="preserve">        pos[3] = 0.0</w:t>
      </w:r>
    </w:p>
    <w:p w14:paraId="56EDB001">
      <w:pPr>
        <w:rPr>
          <w:rFonts w:hint="default" w:ascii="Times New Roman" w:hAnsi="Times New Roman" w:eastAsia="宋体" w:cs="Times New Roman"/>
        </w:rPr>
      </w:pPr>
      <w:r>
        <w:rPr>
          <w:rFonts w:hint="default" w:ascii="Times New Roman" w:hAnsi="Times New Roman" w:eastAsia="宋体" w:cs="Times New Roman"/>
        </w:rPr>
        <w:t xml:space="preserve">        pos[4] = 0.0</w:t>
      </w:r>
    </w:p>
    <w:p w14:paraId="7378A052">
      <w:pPr>
        <w:rPr>
          <w:rFonts w:hint="default" w:ascii="Times New Roman" w:hAnsi="Times New Roman" w:eastAsia="宋体" w:cs="Times New Roman"/>
        </w:rPr>
      </w:pPr>
      <w:r>
        <w:rPr>
          <w:rFonts w:hint="default" w:ascii="Times New Roman" w:hAnsi="Times New Roman" w:eastAsia="宋体" w:cs="Times New Roman"/>
        </w:rPr>
        <w:t xml:space="preserve">        pos[5] = 0.0</w:t>
      </w:r>
    </w:p>
    <w:p w14:paraId="6ADD35D9">
      <w:pPr>
        <w:rPr>
          <w:rFonts w:hint="default" w:ascii="Times New Roman" w:hAnsi="Times New Roman" w:eastAsia="宋体" w:cs="Times New Roman"/>
        </w:rPr>
      </w:pPr>
      <w:r>
        <w:rPr>
          <w:rFonts w:hint="default" w:ascii="Times New Roman" w:hAnsi="Times New Roman" w:eastAsia="宋体" w:cs="Times New Roman"/>
        </w:rPr>
        <w:t xml:space="preserve">        </w:t>
      </w:r>
    </w:p>
    <w:p w14:paraId="6F2FDE19">
      <w:pPr>
        <w:rPr>
          <w:rFonts w:hint="default" w:ascii="Times New Roman" w:hAnsi="Times New Roman" w:eastAsia="宋体" w:cs="Times New Roman"/>
        </w:rPr>
      </w:pPr>
      <w:r>
        <w:rPr>
          <w:rFonts w:hint="default" w:ascii="Times New Roman" w:hAnsi="Times New Roman" w:eastAsia="宋体" w:cs="Times New Roman"/>
        </w:rPr>
        <w:t xml:space="preserve">        moveCmd.targetPosValue = pos</w:t>
      </w:r>
    </w:p>
    <w:p w14:paraId="53D2A616">
      <w:pPr>
        <w:rPr>
          <w:rFonts w:hint="default" w:ascii="Times New Roman" w:hAnsi="Times New Roman" w:eastAsia="宋体" w:cs="Times New Roman"/>
        </w:rPr>
      </w:pPr>
      <w:r>
        <w:rPr>
          <w:rFonts w:hint="default" w:ascii="Times New Roman" w:hAnsi="Times New Roman" w:eastAsia="宋体" w:cs="Times New Roman"/>
        </w:rPr>
        <w:t xml:space="preserve">        moveCmd.coord = 0</w:t>
      </w:r>
    </w:p>
    <w:p w14:paraId="40B920EF">
      <w:pPr>
        <w:rPr>
          <w:rFonts w:hint="default" w:ascii="Times New Roman" w:hAnsi="Times New Roman" w:eastAsia="宋体" w:cs="Times New Roman"/>
        </w:rPr>
      </w:pPr>
      <w:r>
        <w:rPr>
          <w:rFonts w:hint="default" w:ascii="Times New Roman" w:hAnsi="Times New Roman" w:eastAsia="宋体" w:cs="Times New Roman"/>
        </w:rPr>
        <w:t xml:space="preserve">        moveCmd.velocity = 20</w:t>
      </w:r>
    </w:p>
    <w:p w14:paraId="5EC49FB8">
      <w:pPr>
        <w:rPr>
          <w:rFonts w:hint="default" w:ascii="Times New Roman" w:hAnsi="Times New Roman" w:eastAsia="宋体" w:cs="Times New Roman"/>
        </w:rPr>
      </w:pPr>
      <w:r>
        <w:rPr>
          <w:rFonts w:hint="default" w:ascii="Times New Roman" w:hAnsi="Times New Roman" w:eastAsia="宋体" w:cs="Times New Roman"/>
        </w:rPr>
        <w:t xml:space="preserve">        moveCmd.velocitySync = 20</w:t>
      </w:r>
    </w:p>
    <w:p w14:paraId="2D9D0CFE">
      <w:pPr>
        <w:rPr>
          <w:rFonts w:hint="default" w:ascii="Times New Roman" w:hAnsi="Times New Roman" w:eastAsia="宋体" w:cs="Times New Roman"/>
        </w:rPr>
      </w:pPr>
      <w:r>
        <w:rPr>
          <w:rFonts w:hint="default" w:ascii="Times New Roman" w:hAnsi="Times New Roman" w:eastAsia="宋体" w:cs="Times New Roman"/>
        </w:rPr>
        <w:t xml:space="preserve">        moveCmd.acc = 20</w:t>
      </w:r>
    </w:p>
    <w:p w14:paraId="0762E6C6">
      <w:pPr>
        <w:rPr>
          <w:rFonts w:hint="default" w:ascii="Times New Roman" w:hAnsi="Times New Roman" w:eastAsia="宋体" w:cs="Times New Roman"/>
        </w:rPr>
      </w:pPr>
      <w:r>
        <w:rPr>
          <w:rFonts w:hint="default" w:ascii="Times New Roman" w:hAnsi="Times New Roman" w:eastAsia="宋体" w:cs="Times New Roman"/>
        </w:rPr>
        <w:t xml:space="preserve">        moveCmd.dec = 20</w:t>
      </w:r>
    </w:p>
    <w:p w14:paraId="062082B8">
      <w:pPr>
        <w:rPr>
          <w:rFonts w:hint="default" w:ascii="Times New Roman" w:hAnsi="Times New Roman" w:eastAsia="宋体" w:cs="Times New Roman"/>
        </w:rPr>
      </w:pPr>
      <w:r>
        <w:rPr>
          <w:rFonts w:hint="default" w:ascii="Times New Roman" w:hAnsi="Times New Roman" w:eastAsia="宋体" w:cs="Times New Roman"/>
        </w:rPr>
        <w:t xml:space="preserve">        moveCmd.pl = 5</w:t>
      </w:r>
    </w:p>
    <w:p w14:paraId="23DD95F7">
      <w:pPr>
        <w:rPr>
          <w:rFonts w:hint="default" w:ascii="Times New Roman" w:hAnsi="Times New Roman" w:eastAsia="宋体" w:cs="Times New Roman"/>
        </w:rPr>
      </w:pPr>
    </w:p>
    <w:p w14:paraId="2E6E0C00">
      <w:pPr>
        <w:rPr>
          <w:rFonts w:hint="default" w:ascii="Times New Roman" w:hAnsi="Times New Roman" w:eastAsia="宋体" w:cs="Times New Roman"/>
        </w:rPr>
      </w:pPr>
      <w:r>
        <w:rPr>
          <w:rFonts w:hint="default" w:ascii="Times New Roman" w:hAnsi="Times New Roman" w:eastAsia="宋体" w:cs="Times New Roman"/>
        </w:rPr>
        <w:t xml:space="preserve">        # 下发</w:t>
      </w:r>
    </w:p>
    <w:p w14:paraId="3572D2DB">
      <w:pPr>
        <w:rPr>
          <w:rFonts w:hint="default" w:ascii="Times New Roman" w:hAnsi="Times New Roman" w:eastAsia="宋体" w:cs="Times New Roman"/>
        </w:rPr>
      </w:pPr>
      <w:r>
        <w:rPr>
          <w:rFonts w:hint="default" w:ascii="Times New Roman" w:hAnsi="Times New Roman" w:eastAsia="宋体" w:cs="Times New Roman"/>
        </w:rPr>
        <w:t xml:space="preserve">        nrc.job_open(socket_fd, "TTT")#打开一个作业文件TTT，没有的话先创建</w:t>
      </w:r>
    </w:p>
    <w:p w14:paraId="7D260F41">
      <w:pPr>
        <w:rPr>
          <w:rFonts w:hint="default" w:ascii="Times New Roman" w:hAnsi="Times New Roman" w:eastAsia="宋体" w:cs="Times New Roman"/>
        </w:rPr>
      </w:pPr>
      <w:r>
        <w:rPr>
          <w:rFonts w:hint="default" w:ascii="Times New Roman" w:hAnsi="Times New Roman" w:eastAsia="宋体" w:cs="Times New Roman"/>
        </w:rPr>
        <w:t xml:space="preserve">        time.sleep(1)</w:t>
      </w:r>
    </w:p>
    <w:p w14:paraId="520783E6">
      <w:pPr>
        <w:rPr>
          <w:rFonts w:hint="default" w:ascii="Times New Roman" w:hAnsi="Times New Roman" w:eastAsia="宋体" w:cs="Times New Roman"/>
        </w:rPr>
      </w:pPr>
      <w:r>
        <w:rPr>
          <w:rFonts w:hint="default" w:ascii="Times New Roman" w:hAnsi="Times New Roman" w:eastAsia="宋体" w:cs="Times New Roman"/>
        </w:rPr>
        <w:t xml:space="preserve">        ret = nrc.job_insert_moveJ(socket_fd, 1, moveCmd)#插入指令</w:t>
      </w:r>
    </w:p>
    <w:p w14:paraId="7D235ABC">
      <w:pPr>
        <w:rPr>
          <w:rFonts w:hint="default" w:ascii="Times New Roman" w:hAnsi="Times New Roman" w:eastAsia="宋体" w:cs="Times New Roman"/>
        </w:rPr>
      </w:pPr>
      <w:r>
        <w:rPr>
          <w:rFonts w:hint="default" w:ascii="Times New Roman" w:hAnsi="Times New Roman" w:eastAsia="宋体" w:cs="Times New Roman"/>
        </w:rPr>
        <w:t xml:space="preserve">        print("执行结果：", ret)   </w:t>
      </w:r>
    </w:p>
    <w:p w14:paraId="5C7C6ADC">
      <w:pPr>
        <w:rPr>
          <w:rFonts w:hint="default" w:ascii="Times New Roman" w:hAnsi="Times New Roman" w:eastAsia="宋体" w:cs="Times New Roman"/>
        </w:rPr>
      </w:pPr>
      <w:r>
        <w:rPr>
          <w:rFonts w:hint="default" w:ascii="Times New Roman" w:hAnsi="Times New Roman" w:eastAsia="宋体" w:cs="Times New Roman"/>
        </w:rPr>
        <w:t>if __name__ == '__main__':</w:t>
      </w:r>
    </w:p>
    <w:p w14:paraId="00C512CA">
      <w:pPr>
        <w:rPr>
          <w:rFonts w:hint="default" w:ascii="Times New Roman" w:hAnsi="Times New Roman" w:eastAsia="宋体" w:cs="Times New Roman"/>
        </w:rPr>
      </w:pPr>
      <w:r>
        <w:rPr>
          <w:rFonts w:hint="default" w:ascii="Times New Roman" w:hAnsi="Times New Roman" w:eastAsia="宋体" w:cs="Times New Roman"/>
        </w:rPr>
        <w:t xml:space="preserve">    # 建立连接</w:t>
      </w:r>
    </w:p>
    <w:p w14:paraId="412B224C">
      <w:pPr>
        <w:rPr>
          <w:rFonts w:hint="default" w:ascii="Times New Roman" w:hAnsi="Times New Roman" w:eastAsia="宋体" w:cs="Times New Roman"/>
        </w:rPr>
      </w:pPr>
      <w:r>
        <w:rPr>
          <w:rFonts w:hint="default" w:ascii="Times New Roman" w:hAnsi="Times New Roman" w:eastAsia="宋体" w:cs="Times New Roman"/>
        </w:rPr>
        <w:t xml:space="preserve">   arm_test = ArmTest()</w:t>
      </w:r>
    </w:p>
    <w:p w14:paraId="19B863B4">
      <w:pPr>
        <w:rPr>
          <w:rFonts w:hint="default" w:ascii="Times New Roman" w:hAnsi="Times New Roman" w:eastAsia="宋体" w:cs="Times New Roman"/>
        </w:rPr>
      </w:pPr>
      <w:r>
        <w:rPr>
          <w:rFonts w:hint="default" w:ascii="Times New Roman" w:hAnsi="Times New Roman" w:eastAsia="宋体" w:cs="Times New Roman"/>
        </w:rPr>
        <w:t xml:space="preserve">   socket_fd = nrc.connect_robot("192.168.1.13", "6001")</w:t>
      </w:r>
    </w:p>
    <w:p w14:paraId="3DA466CA">
      <w:pPr>
        <w:rPr>
          <w:rFonts w:hint="default" w:ascii="Times New Roman" w:hAnsi="Times New Roman" w:eastAsia="宋体" w:cs="Times New Roman"/>
        </w:rPr>
      </w:pPr>
      <w:r>
        <w:rPr>
          <w:rFonts w:hint="default" w:ascii="Times New Roman" w:hAnsi="Times New Roman" w:eastAsia="宋体" w:cs="Times New Roman"/>
        </w:rPr>
        <w:t xml:space="preserve">   arm_test.job_moveJ(socket_fd)</w:t>
      </w:r>
    </w:p>
    <w:p w14:paraId="32921FAC">
      <w:pPr>
        <w:rPr>
          <w:rFonts w:hint="default" w:ascii="Times New Roman" w:hAnsi="Times New Roman" w:eastAsia="宋体" w:cs="Times New Roman"/>
        </w:rPr>
      </w:pPr>
      <w:r>
        <w:rPr>
          <w:rFonts w:hint="default" w:ascii="Times New Roman" w:hAnsi="Times New Roman" w:eastAsia="宋体" w:cs="Times New Roman"/>
        </w:rPr>
        <w:t>#这样就在作业文件TTT的第一行插入了一条moveJ，和示教器使用基本一样。重新打开示教器会自动同步作业文件，就可以看见示教器的TTT工作文件插入了一条moveJ</w:t>
      </w:r>
    </w:p>
    <w:p w14:paraId="62021687">
      <w:pPr>
        <w:rPr>
          <w:rFonts w:hint="default" w:ascii="Times New Roman" w:hAnsi="Times New Roman" w:eastAsia="宋体" w:cs="Times New Roman"/>
        </w:rPr>
      </w:pPr>
    </w:p>
    <w:p w14:paraId="6E29B401">
      <w:pPr>
        <w:rPr>
          <w:rFonts w:hint="default" w:ascii="Times New Roman" w:hAnsi="Times New Roman" w:eastAsia="宋体" w:cs="Times New Roman"/>
          <w:lang w:val="en-US" w:eastAsia="zh-CN"/>
        </w:rPr>
      </w:pPr>
      <w:r>
        <w:rPr>
          <w:rFonts w:hint="default" w:ascii="Times New Roman" w:hAnsi="Times New Roman" w:eastAsia="宋体" w:cs="Times New Roman"/>
        </w:rPr>
        <w:pict>
          <v:rect id="_x0000_i1081" o:spt="1" style="height:1.5pt;width:0pt;" fillcolor="#000000" filled="t" stroked="f" coordsize="21600,21600" o:hr="t" o:hrstd="t" o:hrnoshade="t" o:hralign="center">
            <v:path/>
            <v:fill on="t" focussize="0,0"/>
            <v:stroke on="f"/>
            <v:imagedata o:title=""/>
            <o:lock v:ext="edit"/>
            <w10:wrap type="none"/>
            <w10:anchorlock/>
          </v:rect>
        </w:pict>
      </w:r>
    </w:p>
    <w:p w14:paraId="43637A08">
      <w:pPr>
        <w:pStyle w:val="4"/>
        <w:rPr>
          <w:rFonts w:hint="default" w:ascii="Times New Roman" w:hAnsi="Times New Roman" w:eastAsia="宋体" w:cs="Times New Roman"/>
        </w:rPr>
      </w:pPr>
      <w:bookmarkStart w:id="102" w:name="_Toc28277"/>
      <w:r>
        <w:rPr>
          <w:rFonts w:hint="default" w:ascii="Times New Roman" w:hAnsi="Times New Roman" w:eastAsia="宋体" w:cs="Times New Roman"/>
        </w:rPr>
        <w:t>6.8队列运动指令使用示例</w:t>
      </w:r>
      <w:bookmarkEnd w:id="102"/>
    </w:p>
    <w:p w14:paraId="15A70FD5">
      <w:pPr>
        <w:rPr>
          <w:rFonts w:hint="default" w:ascii="Times New Roman" w:hAnsi="Times New Roman" w:eastAsia="宋体" w:cs="Times New Roman"/>
        </w:rPr>
      </w:pPr>
      <w:r>
        <w:rPr>
          <w:rFonts w:hint="default" w:ascii="Times New Roman" w:hAnsi="Times New Roman" w:eastAsia="宋体" w:cs="Times New Roman"/>
        </w:rPr>
        <w:t>import nrc_interface as nrc</w:t>
      </w:r>
    </w:p>
    <w:p w14:paraId="451723C3">
      <w:pPr>
        <w:rPr>
          <w:rFonts w:hint="default" w:ascii="Times New Roman" w:hAnsi="Times New Roman" w:eastAsia="宋体" w:cs="Times New Roman"/>
        </w:rPr>
      </w:pPr>
      <w:r>
        <w:rPr>
          <w:rFonts w:hint="default" w:ascii="Times New Roman" w:hAnsi="Times New Roman" w:eastAsia="宋体" w:cs="Times New Roman"/>
        </w:rPr>
        <w:t>import time</w:t>
      </w:r>
    </w:p>
    <w:p w14:paraId="23C3D153">
      <w:pPr>
        <w:rPr>
          <w:rFonts w:hint="default" w:ascii="Times New Roman" w:hAnsi="Times New Roman" w:eastAsia="宋体" w:cs="Times New Roman"/>
        </w:rPr>
      </w:pPr>
    </w:p>
    <w:p w14:paraId="4B3DD48F">
      <w:pPr>
        <w:rPr>
          <w:rFonts w:hint="default" w:ascii="Times New Roman" w:hAnsi="Times New Roman" w:eastAsia="宋体" w:cs="Times New Roman"/>
        </w:rPr>
      </w:pPr>
      <w:r>
        <w:rPr>
          <w:rFonts w:hint="default" w:ascii="Times New Roman" w:hAnsi="Times New Roman" w:eastAsia="宋体" w:cs="Times New Roman"/>
        </w:rPr>
        <w:t xml:space="preserve">class ArmTest:   </w:t>
      </w:r>
    </w:p>
    <w:p w14:paraId="4FB598D8">
      <w:pPr>
        <w:ind w:firstLine="420" w:firstLineChars="200"/>
        <w:rPr>
          <w:rFonts w:hint="default" w:ascii="Times New Roman" w:hAnsi="Times New Roman" w:eastAsia="宋体" w:cs="Times New Roman"/>
        </w:rPr>
      </w:pPr>
      <w:r>
        <w:rPr>
          <w:rFonts w:hint="default" w:ascii="Times New Roman" w:hAnsi="Times New Roman" w:eastAsia="宋体" w:cs="Times New Roman"/>
        </w:rPr>
        <w:t xml:space="preserve"> def queue_moveJ(self, pos_list, socket_fd=None, coord=0, velocity=10, acc=20, dec=20, pl=0):</w:t>
      </w:r>
    </w:p>
    <w:p w14:paraId="04B56C44">
      <w:pPr>
        <w:rPr>
          <w:rFonts w:hint="default" w:ascii="Times New Roman" w:hAnsi="Times New Roman" w:eastAsia="宋体" w:cs="Times New Roman"/>
        </w:rPr>
      </w:pPr>
      <w:r>
        <w:rPr>
          <w:rFonts w:hint="default" w:ascii="Times New Roman" w:hAnsi="Times New Roman" w:eastAsia="宋体" w:cs="Times New Roman"/>
        </w:rPr>
        <w:t xml:space="preserve">        """</w:t>
      </w:r>
    </w:p>
    <w:p w14:paraId="3F071F5B">
      <w:pPr>
        <w:rPr>
          <w:rFonts w:hint="default" w:ascii="Times New Roman" w:hAnsi="Times New Roman" w:eastAsia="宋体" w:cs="Times New Roman"/>
        </w:rPr>
      </w:pPr>
      <w:r>
        <w:rPr>
          <w:rFonts w:hint="default" w:ascii="Times New Roman" w:hAnsi="Times New Roman" w:eastAsia="宋体" w:cs="Times New Roman"/>
        </w:rPr>
        <w:t xml:space="preserve">        队列运动模式：插入 MoveJ 并发送</w:t>
      </w:r>
    </w:p>
    <w:p w14:paraId="0F4AB7CF">
      <w:pPr>
        <w:rPr>
          <w:rFonts w:hint="default" w:ascii="Times New Roman" w:hAnsi="Times New Roman" w:eastAsia="宋体" w:cs="Times New Roman"/>
        </w:rPr>
      </w:pPr>
      <w:r>
        <w:rPr>
          <w:rFonts w:hint="default" w:ascii="Times New Roman" w:hAnsi="Times New Roman" w:eastAsia="宋体" w:cs="Times New Roman"/>
        </w:rPr>
        <w:t xml:space="preserve">        :param socket_fd: 可选，优先使用传入的，没有则用实例默认的</w:t>
      </w:r>
    </w:p>
    <w:p w14:paraId="407A3A32">
      <w:pPr>
        <w:rPr>
          <w:rFonts w:hint="default" w:ascii="Times New Roman" w:hAnsi="Times New Roman" w:eastAsia="宋体" w:cs="Times New Roman"/>
        </w:rPr>
      </w:pPr>
      <w:r>
        <w:rPr>
          <w:rFonts w:hint="default" w:ascii="Times New Roman" w:hAnsi="Times New Roman" w:eastAsia="宋体" w:cs="Times New Roman"/>
        </w:rPr>
        <w:t xml:space="preserve">        """</w:t>
      </w:r>
    </w:p>
    <w:p w14:paraId="2C175A45">
      <w:pPr>
        <w:rPr>
          <w:rFonts w:hint="default" w:ascii="Times New Roman" w:hAnsi="Times New Roman" w:eastAsia="宋体" w:cs="Times New Roman"/>
        </w:rPr>
      </w:pPr>
      <w:r>
        <w:rPr>
          <w:rFonts w:hint="default" w:ascii="Times New Roman" w:hAnsi="Times New Roman" w:eastAsia="宋体" w:cs="Times New Roman"/>
        </w:rPr>
        <w:t xml:space="preserve">        fd = socket_fd</w:t>
      </w:r>
    </w:p>
    <w:p w14:paraId="16EED532">
      <w:pPr>
        <w:rPr>
          <w:rFonts w:hint="default" w:ascii="Times New Roman" w:hAnsi="Times New Roman" w:eastAsia="宋体" w:cs="Times New Roman"/>
        </w:rPr>
      </w:pPr>
    </w:p>
    <w:p w14:paraId="6375A79E">
      <w:pPr>
        <w:rPr>
          <w:rFonts w:hint="default" w:ascii="Times New Roman" w:hAnsi="Times New Roman" w:eastAsia="宋体" w:cs="Times New Roman"/>
        </w:rPr>
      </w:pPr>
      <w:r>
        <w:rPr>
          <w:rFonts w:hint="default" w:ascii="Times New Roman" w:hAnsi="Times New Roman" w:eastAsia="宋体" w:cs="Times New Roman"/>
        </w:rPr>
        <w:t xml:space="preserve">        pos = nrc.VectorDouble(len(pos_list))</w:t>
      </w:r>
    </w:p>
    <w:p w14:paraId="33AC4B0A">
      <w:pPr>
        <w:rPr>
          <w:rFonts w:hint="default" w:ascii="Times New Roman" w:hAnsi="Times New Roman" w:eastAsia="宋体" w:cs="Times New Roman"/>
        </w:rPr>
      </w:pPr>
      <w:r>
        <w:rPr>
          <w:rFonts w:hint="default" w:ascii="Times New Roman" w:hAnsi="Times New Roman" w:eastAsia="宋体" w:cs="Times New Roman"/>
        </w:rPr>
        <w:t xml:space="preserve">        for i, val in enumerate(pos_list):</w:t>
      </w:r>
    </w:p>
    <w:p w14:paraId="73C79506">
      <w:pPr>
        <w:rPr>
          <w:rFonts w:hint="default" w:ascii="Times New Roman" w:hAnsi="Times New Roman" w:eastAsia="宋体" w:cs="Times New Roman"/>
        </w:rPr>
      </w:pPr>
      <w:r>
        <w:rPr>
          <w:rFonts w:hint="default" w:ascii="Times New Roman" w:hAnsi="Times New Roman" w:eastAsia="宋体" w:cs="Times New Roman"/>
        </w:rPr>
        <w:t xml:space="preserve">            pos[i] = val</w:t>
      </w:r>
    </w:p>
    <w:p w14:paraId="4AACF194">
      <w:pPr>
        <w:rPr>
          <w:rFonts w:hint="default" w:ascii="Times New Roman" w:hAnsi="Times New Roman" w:eastAsia="宋体" w:cs="Times New Roman"/>
        </w:rPr>
      </w:pPr>
    </w:p>
    <w:p w14:paraId="67BC91E8">
      <w:pPr>
        <w:rPr>
          <w:rFonts w:hint="default" w:ascii="Times New Roman" w:hAnsi="Times New Roman" w:eastAsia="宋体" w:cs="Times New Roman"/>
        </w:rPr>
      </w:pPr>
      <w:r>
        <w:rPr>
          <w:rFonts w:hint="default" w:ascii="Times New Roman" w:hAnsi="Times New Roman" w:eastAsia="宋体" w:cs="Times New Roman"/>
        </w:rPr>
        <w:t xml:space="preserve">        moveCmd = nrc.MoveCmd()</w:t>
      </w:r>
    </w:p>
    <w:p w14:paraId="483654A3">
      <w:pPr>
        <w:rPr>
          <w:rFonts w:hint="default" w:ascii="Times New Roman" w:hAnsi="Times New Roman" w:eastAsia="宋体" w:cs="Times New Roman"/>
        </w:rPr>
      </w:pPr>
      <w:r>
        <w:rPr>
          <w:rFonts w:hint="default" w:ascii="Times New Roman" w:hAnsi="Times New Roman" w:eastAsia="宋体" w:cs="Times New Roman"/>
        </w:rPr>
        <w:t xml:space="preserve">        moveCmd.coord = coord</w:t>
      </w:r>
    </w:p>
    <w:p w14:paraId="6759C582">
      <w:pPr>
        <w:rPr>
          <w:rFonts w:hint="default" w:ascii="Times New Roman" w:hAnsi="Times New Roman" w:eastAsia="宋体" w:cs="Times New Roman"/>
        </w:rPr>
      </w:pPr>
      <w:r>
        <w:rPr>
          <w:rFonts w:hint="default" w:ascii="Times New Roman" w:hAnsi="Times New Roman" w:eastAsia="宋体" w:cs="Times New Roman"/>
        </w:rPr>
        <w:t xml:space="preserve">        moveCmd.targetPosType = nrc.PosType_data</w:t>
      </w:r>
    </w:p>
    <w:p w14:paraId="79FAF353">
      <w:pPr>
        <w:rPr>
          <w:rFonts w:hint="default" w:ascii="Times New Roman" w:hAnsi="Times New Roman" w:eastAsia="宋体" w:cs="Times New Roman"/>
        </w:rPr>
      </w:pPr>
      <w:r>
        <w:rPr>
          <w:rFonts w:hint="default" w:ascii="Times New Roman" w:hAnsi="Times New Roman" w:eastAsia="宋体" w:cs="Times New Roman"/>
        </w:rPr>
        <w:t xml:space="preserve">        moveCmd.targetPosValue = pos</w:t>
      </w:r>
    </w:p>
    <w:p w14:paraId="2B55B4F5">
      <w:pPr>
        <w:rPr>
          <w:rFonts w:hint="default" w:ascii="Times New Roman" w:hAnsi="Times New Roman" w:eastAsia="宋体" w:cs="Times New Roman"/>
        </w:rPr>
      </w:pPr>
      <w:r>
        <w:rPr>
          <w:rFonts w:hint="default" w:ascii="Times New Roman" w:hAnsi="Times New Roman" w:eastAsia="宋体" w:cs="Times New Roman"/>
        </w:rPr>
        <w:t xml:space="preserve">        moveCmd.velocity = velocity</w:t>
      </w:r>
    </w:p>
    <w:p w14:paraId="120BF3F2">
      <w:pPr>
        <w:rPr>
          <w:rFonts w:hint="default" w:ascii="Times New Roman" w:hAnsi="Times New Roman" w:eastAsia="宋体" w:cs="Times New Roman"/>
        </w:rPr>
      </w:pPr>
      <w:r>
        <w:rPr>
          <w:rFonts w:hint="default" w:ascii="Times New Roman" w:hAnsi="Times New Roman" w:eastAsia="宋体" w:cs="Times New Roman"/>
        </w:rPr>
        <w:t xml:space="preserve">        moveCmd.acc = acc</w:t>
      </w:r>
    </w:p>
    <w:p w14:paraId="6F9A55B1">
      <w:pPr>
        <w:rPr>
          <w:rFonts w:hint="default" w:ascii="Times New Roman" w:hAnsi="Times New Roman" w:eastAsia="宋体" w:cs="Times New Roman"/>
        </w:rPr>
      </w:pPr>
      <w:r>
        <w:rPr>
          <w:rFonts w:hint="default" w:ascii="Times New Roman" w:hAnsi="Times New Roman" w:eastAsia="宋体" w:cs="Times New Roman"/>
        </w:rPr>
        <w:t xml:space="preserve">        moveCmd.dec = dec</w:t>
      </w:r>
    </w:p>
    <w:p w14:paraId="0ED64BC8">
      <w:pPr>
        <w:rPr>
          <w:rFonts w:hint="default" w:ascii="Times New Roman" w:hAnsi="Times New Roman" w:eastAsia="宋体" w:cs="Times New Roman"/>
        </w:rPr>
      </w:pPr>
      <w:r>
        <w:rPr>
          <w:rFonts w:hint="default" w:ascii="Times New Roman" w:hAnsi="Times New Roman" w:eastAsia="宋体" w:cs="Times New Roman"/>
        </w:rPr>
        <w:t xml:space="preserve">        moveCmd.pl = pl</w:t>
      </w:r>
    </w:p>
    <w:p w14:paraId="4E260176">
      <w:pPr>
        <w:rPr>
          <w:rFonts w:hint="default" w:ascii="Times New Roman" w:hAnsi="Times New Roman" w:eastAsia="宋体" w:cs="Times New Roman"/>
        </w:rPr>
      </w:pPr>
    </w:p>
    <w:p w14:paraId="2312E27D">
      <w:pPr>
        <w:rPr>
          <w:rFonts w:hint="default" w:ascii="Times New Roman" w:hAnsi="Times New Roman" w:eastAsia="宋体" w:cs="Times New Roman"/>
        </w:rPr>
      </w:pPr>
      <w:r>
        <w:rPr>
          <w:rFonts w:hint="default" w:ascii="Times New Roman" w:hAnsi="Times New Roman" w:eastAsia="宋体" w:cs="Times New Roman"/>
        </w:rPr>
        <w:t xml:space="preserve">   </w:t>
      </w:r>
    </w:p>
    <w:p w14:paraId="268787FD">
      <w:pPr>
        <w:rPr>
          <w:rFonts w:hint="default" w:ascii="Times New Roman" w:hAnsi="Times New Roman" w:eastAsia="宋体" w:cs="Times New Roman"/>
        </w:rPr>
      </w:pPr>
      <w:r>
        <w:rPr>
          <w:rFonts w:hint="default" w:ascii="Times New Roman" w:hAnsi="Times New Roman" w:eastAsia="宋体" w:cs="Times New Roman"/>
        </w:rPr>
        <w:t xml:space="preserve">        nrc.queue_motion_push_back_moveJ(fd, moveCmd)</w:t>
      </w:r>
    </w:p>
    <w:p w14:paraId="3878BFB0">
      <w:pPr>
        <w:rPr>
          <w:rFonts w:hint="default" w:ascii="Times New Roman" w:hAnsi="Times New Roman" w:eastAsia="宋体" w:cs="Times New Roman"/>
        </w:rPr>
      </w:pPr>
      <w:r>
        <w:rPr>
          <w:rFonts w:hint="default" w:ascii="Times New Roman" w:hAnsi="Times New Roman" w:eastAsia="宋体" w:cs="Times New Roman"/>
        </w:rPr>
        <w:t xml:space="preserve">        ret = nrc.queue_motion_get_status(fd, True)</w:t>
      </w:r>
    </w:p>
    <w:p w14:paraId="0B5EA76B">
      <w:pPr>
        <w:rPr>
          <w:rFonts w:hint="default" w:ascii="Times New Roman" w:hAnsi="Times New Roman" w:eastAsia="宋体" w:cs="Times New Roman"/>
        </w:rPr>
      </w:pPr>
      <w:r>
        <w:rPr>
          <w:rFonts w:hint="default" w:ascii="Times New Roman" w:hAnsi="Times New Roman" w:eastAsia="宋体" w:cs="Times New Roman"/>
        </w:rPr>
        <w:t xml:space="preserve">        </w:t>
      </w:r>
    </w:p>
    <w:p w14:paraId="49497D9A">
      <w:pPr>
        <w:rPr>
          <w:rFonts w:hint="default" w:ascii="Times New Roman" w:hAnsi="Times New Roman" w:eastAsia="宋体" w:cs="Times New Roman"/>
        </w:rPr>
      </w:pPr>
      <w:r>
        <w:rPr>
          <w:rFonts w:hint="default" w:ascii="Times New Roman" w:hAnsi="Times New Roman" w:eastAsia="宋体" w:cs="Times New Roman"/>
        </w:rPr>
        <w:t xml:space="preserve">        print(f"队列 MoveJ 返回值(ret) = {ret}")</w:t>
      </w:r>
    </w:p>
    <w:p w14:paraId="2A421CB1">
      <w:pPr>
        <w:rPr>
          <w:rFonts w:hint="default" w:ascii="Times New Roman" w:hAnsi="Times New Roman" w:eastAsia="宋体" w:cs="Times New Roman"/>
        </w:rPr>
      </w:pPr>
      <w:r>
        <w:rPr>
          <w:rFonts w:hint="default" w:ascii="Times New Roman" w:hAnsi="Times New Roman" w:eastAsia="宋体" w:cs="Times New Roman"/>
        </w:rPr>
        <w:t xml:space="preserve">        return ret</w:t>
      </w:r>
    </w:p>
    <w:p w14:paraId="59DE0EBD">
      <w:pPr>
        <w:rPr>
          <w:rFonts w:hint="default" w:ascii="Times New Roman" w:hAnsi="Times New Roman" w:eastAsia="宋体" w:cs="Times New Roman"/>
        </w:rPr>
      </w:pPr>
      <w:r>
        <w:rPr>
          <w:rFonts w:hint="default" w:ascii="Times New Roman" w:hAnsi="Times New Roman" w:eastAsia="宋体" w:cs="Times New Roman"/>
        </w:rPr>
        <w:t xml:space="preserve">    # ====================== 队列控制：MoveC ======================</w:t>
      </w:r>
    </w:p>
    <w:p w14:paraId="36E852E9">
      <w:pPr>
        <w:rPr>
          <w:rFonts w:hint="default" w:ascii="Times New Roman" w:hAnsi="Times New Roman" w:eastAsia="宋体" w:cs="Times New Roman"/>
        </w:rPr>
      </w:pPr>
      <w:r>
        <w:rPr>
          <w:rFonts w:hint="default" w:ascii="Times New Roman" w:hAnsi="Times New Roman" w:eastAsia="宋体" w:cs="Times New Roman"/>
        </w:rPr>
        <w:t xml:space="preserve">    def queue_moveC(self, pos_list, socket_fd=None, coord=0, velocity=10, acc=100, dec=100, pl=5):</w:t>
      </w:r>
    </w:p>
    <w:p w14:paraId="09C17DDA">
      <w:pPr>
        <w:rPr>
          <w:rFonts w:hint="default" w:ascii="Times New Roman" w:hAnsi="Times New Roman" w:eastAsia="宋体" w:cs="Times New Roman"/>
        </w:rPr>
      </w:pPr>
      <w:r>
        <w:rPr>
          <w:rFonts w:hint="default" w:ascii="Times New Roman" w:hAnsi="Times New Roman" w:eastAsia="宋体" w:cs="Times New Roman"/>
        </w:rPr>
        <w:t xml:space="preserve">        """</w:t>
      </w:r>
    </w:p>
    <w:p w14:paraId="5F05D96D">
      <w:pPr>
        <w:rPr>
          <w:rFonts w:hint="default" w:ascii="Times New Roman" w:hAnsi="Times New Roman" w:eastAsia="宋体" w:cs="Times New Roman"/>
        </w:rPr>
      </w:pPr>
      <w:r>
        <w:rPr>
          <w:rFonts w:hint="default" w:ascii="Times New Roman" w:hAnsi="Times New Roman" w:eastAsia="宋体" w:cs="Times New Roman"/>
        </w:rPr>
        <w:t xml:space="preserve">        队列运动模式：插入 MoveC 并发送</w:t>
      </w:r>
    </w:p>
    <w:p w14:paraId="7E732481">
      <w:pPr>
        <w:rPr>
          <w:rFonts w:hint="default" w:ascii="Times New Roman" w:hAnsi="Times New Roman" w:eastAsia="宋体" w:cs="Times New Roman"/>
        </w:rPr>
      </w:pPr>
      <w:r>
        <w:rPr>
          <w:rFonts w:hint="default" w:ascii="Times New Roman" w:hAnsi="Times New Roman" w:eastAsia="宋体" w:cs="Times New Roman"/>
        </w:rPr>
        <w:t xml:space="preserve">        :param socket_fd: 可选，优先使用传入的，没有则用实例默认的</w:t>
      </w:r>
    </w:p>
    <w:p w14:paraId="224C5703">
      <w:pPr>
        <w:rPr>
          <w:rFonts w:hint="default" w:ascii="Times New Roman" w:hAnsi="Times New Roman" w:eastAsia="宋体" w:cs="Times New Roman"/>
        </w:rPr>
      </w:pPr>
      <w:r>
        <w:rPr>
          <w:rFonts w:hint="default" w:ascii="Times New Roman" w:hAnsi="Times New Roman" w:eastAsia="宋体" w:cs="Times New Roman"/>
        </w:rPr>
        <w:t xml:space="preserve">        """</w:t>
      </w:r>
    </w:p>
    <w:p w14:paraId="65B2C22A">
      <w:pPr>
        <w:rPr>
          <w:rFonts w:hint="default" w:ascii="Times New Roman" w:hAnsi="Times New Roman" w:eastAsia="宋体" w:cs="Times New Roman"/>
        </w:rPr>
      </w:pPr>
      <w:r>
        <w:rPr>
          <w:rFonts w:hint="default" w:ascii="Times New Roman" w:hAnsi="Times New Roman" w:eastAsia="宋体" w:cs="Times New Roman"/>
        </w:rPr>
        <w:t xml:space="preserve">        fd = socket_fd</w:t>
      </w:r>
    </w:p>
    <w:p w14:paraId="15CFA851">
      <w:pPr>
        <w:rPr>
          <w:rFonts w:hint="default" w:ascii="Times New Roman" w:hAnsi="Times New Roman" w:eastAsia="宋体" w:cs="Times New Roman"/>
        </w:rPr>
      </w:pPr>
    </w:p>
    <w:p w14:paraId="5A78E3D8">
      <w:pPr>
        <w:rPr>
          <w:rFonts w:hint="default" w:ascii="Times New Roman" w:hAnsi="Times New Roman" w:eastAsia="宋体" w:cs="Times New Roman"/>
        </w:rPr>
      </w:pPr>
      <w:r>
        <w:rPr>
          <w:rFonts w:hint="default" w:ascii="Times New Roman" w:hAnsi="Times New Roman" w:eastAsia="宋体" w:cs="Times New Roman"/>
        </w:rPr>
        <w:t xml:space="preserve">        pos = nrc.VectorDouble(len(pos_list))</w:t>
      </w:r>
    </w:p>
    <w:p w14:paraId="6AC9CD0D">
      <w:pPr>
        <w:rPr>
          <w:rFonts w:hint="default" w:ascii="Times New Roman" w:hAnsi="Times New Roman" w:eastAsia="宋体" w:cs="Times New Roman"/>
        </w:rPr>
      </w:pPr>
      <w:r>
        <w:rPr>
          <w:rFonts w:hint="default" w:ascii="Times New Roman" w:hAnsi="Times New Roman" w:eastAsia="宋体" w:cs="Times New Roman"/>
        </w:rPr>
        <w:t xml:space="preserve">        for i, val in enumerate(pos_list):</w:t>
      </w:r>
    </w:p>
    <w:p w14:paraId="5ACC6807">
      <w:pPr>
        <w:rPr>
          <w:rFonts w:hint="default" w:ascii="Times New Roman" w:hAnsi="Times New Roman" w:eastAsia="宋体" w:cs="Times New Roman"/>
        </w:rPr>
      </w:pPr>
      <w:r>
        <w:rPr>
          <w:rFonts w:hint="default" w:ascii="Times New Roman" w:hAnsi="Times New Roman" w:eastAsia="宋体" w:cs="Times New Roman"/>
        </w:rPr>
        <w:t xml:space="preserve">            pos[i] = val</w:t>
      </w:r>
    </w:p>
    <w:p w14:paraId="6EBFBB91">
      <w:pPr>
        <w:rPr>
          <w:rFonts w:hint="default" w:ascii="Times New Roman" w:hAnsi="Times New Roman" w:eastAsia="宋体" w:cs="Times New Roman"/>
        </w:rPr>
      </w:pPr>
    </w:p>
    <w:p w14:paraId="4C8BA083">
      <w:pPr>
        <w:rPr>
          <w:rFonts w:hint="default" w:ascii="Times New Roman" w:hAnsi="Times New Roman" w:eastAsia="宋体" w:cs="Times New Roman"/>
        </w:rPr>
      </w:pPr>
      <w:r>
        <w:rPr>
          <w:rFonts w:hint="default" w:ascii="Times New Roman" w:hAnsi="Times New Roman" w:eastAsia="宋体" w:cs="Times New Roman"/>
        </w:rPr>
        <w:t xml:space="preserve">        moveCmd = nrc.MoveCmd()</w:t>
      </w:r>
    </w:p>
    <w:p w14:paraId="23999EBA">
      <w:pPr>
        <w:rPr>
          <w:rFonts w:hint="default" w:ascii="Times New Roman" w:hAnsi="Times New Roman" w:eastAsia="宋体" w:cs="Times New Roman"/>
        </w:rPr>
      </w:pPr>
      <w:r>
        <w:rPr>
          <w:rFonts w:hint="default" w:ascii="Times New Roman" w:hAnsi="Times New Roman" w:eastAsia="宋体" w:cs="Times New Roman"/>
        </w:rPr>
        <w:t xml:space="preserve">        moveCmd.coord = coord</w:t>
      </w:r>
    </w:p>
    <w:p w14:paraId="576B16F1">
      <w:pPr>
        <w:rPr>
          <w:rFonts w:hint="default" w:ascii="Times New Roman" w:hAnsi="Times New Roman" w:eastAsia="宋体" w:cs="Times New Roman"/>
        </w:rPr>
      </w:pPr>
      <w:r>
        <w:rPr>
          <w:rFonts w:hint="default" w:ascii="Times New Roman" w:hAnsi="Times New Roman" w:eastAsia="宋体" w:cs="Times New Roman"/>
        </w:rPr>
        <w:t xml:space="preserve">        moveCmd.targetPosType = nrc.PosType_data</w:t>
      </w:r>
    </w:p>
    <w:p w14:paraId="425BFF6E">
      <w:pPr>
        <w:rPr>
          <w:rFonts w:hint="default" w:ascii="Times New Roman" w:hAnsi="Times New Roman" w:eastAsia="宋体" w:cs="Times New Roman"/>
        </w:rPr>
      </w:pPr>
      <w:r>
        <w:rPr>
          <w:rFonts w:hint="default" w:ascii="Times New Roman" w:hAnsi="Times New Roman" w:eastAsia="宋体" w:cs="Times New Roman"/>
        </w:rPr>
        <w:t xml:space="preserve">        moveCmd.targetPosValue = pos</w:t>
      </w:r>
    </w:p>
    <w:p w14:paraId="5E62FDAB">
      <w:pPr>
        <w:rPr>
          <w:rFonts w:hint="default" w:ascii="Times New Roman" w:hAnsi="Times New Roman" w:eastAsia="宋体" w:cs="Times New Roman"/>
        </w:rPr>
      </w:pPr>
      <w:r>
        <w:rPr>
          <w:rFonts w:hint="default" w:ascii="Times New Roman" w:hAnsi="Times New Roman" w:eastAsia="宋体" w:cs="Times New Roman"/>
        </w:rPr>
        <w:t xml:space="preserve">        moveCmd.velocity = velocity</w:t>
      </w:r>
    </w:p>
    <w:p w14:paraId="16AA79BE">
      <w:pPr>
        <w:rPr>
          <w:rFonts w:hint="default" w:ascii="Times New Roman" w:hAnsi="Times New Roman" w:eastAsia="宋体" w:cs="Times New Roman"/>
        </w:rPr>
      </w:pPr>
      <w:r>
        <w:rPr>
          <w:rFonts w:hint="default" w:ascii="Times New Roman" w:hAnsi="Times New Roman" w:eastAsia="宋体" w:cs="Times New Roman"/>
        </w:rPr>
        <w:t xml:space="preserve">        moveCmd.acc = acc</w:t>
      </w:r>
    </w:p>
    <w:p w14:paraId="250D21BA">
      <w:pPr>
        <w:rPr>
          <w:rFonts w:hint="default" w:ascii="Times New Roman" w:hAnsi="Times New Roman" w:eastAsia="宋体" w:cs="Times New Roman"/>
        </w:rPr>
      </w:pPr>
      <w:r>
        <w:rPr>
          <w:rFonts w:hint="default" w:ascii="Times New Roman" w:hAnsi="Times New Roman" w:eastAsia="宋体" w:cs="Times New Roman"/>
        </w:rPr>
        <w:t xml:space="preserve">        moveCmd.dec = dec</w:t>
      </w:r>
    </w:p>
    <w:p w14:paraId="03D39CCA">
      <w:pPr>
        <w:rPr>
          <w:rFonts w:hint="default" w:ascii="Times New Roman" w:hAnsi="Times New Roman" w:eastAsia="宋体" w:cs="Times New Roman"/>
        </w:rPr>
      </w:pPr>
      <w:r>
        <w:rPr>
          <w:rFonts w:hint="default" w:ascii="Times New Roman" w:hAnsi="Times New Roman" w:eastAsia="宋体" w:cs="Times New Roman"/>
        </w:rPr>
        <w:t xml:space="preserve">        moveCmd.pl = pl</w:t>
      </w:r>
    </w:p>
    <w:p w14:paraId="6832980B">
      <w:pPr>
        <w:rPr>
          <w:rFonts w:hint="default" w:ascii="Times New Roman" w:hAnsi="Times New Roman" w:eastAsia="宋体" w:cs="Times New Roman"/>
        </w:rPr>
      </w:pPr>
    </w:p>
    <w:p w14:paraId="77FFD3B5">
      <w:pPr>
        <w:rPr>
          <w:rFonts w:hint="default" w:ascii="Times New Roman" w:hAnsi="Times New Roman" w:eastAsia="宋体" w:cs="Times New Roman"/>
        </w:rPr>
      </w:pPr>
      <w:r>
        <w:rPr>
          <w:rFonts w:hint="default" w:ascii="Times New Roman" w:hAnsi="Times New Roman" w:eastAsia="宋体" w:cs="Times New Roman"/>
        </w:rPr>
        <w:t xml:space="preserve">   </w:t>
      </w:r>
    </w:p>
    <w:p w14:paraId="2C69AE4E">
      <w:pPr>
        <w:rPr>
          <w:rFonts w:hint="default" w:ascii="Times New Roman" w:hAnsi="Times New Roman" w:eastAsia="宋体" w:cs="Times New Roman"/>
        </w:rPr>
      </w:pPr>
      <w:r>
        <w:rPr>
          <w:rFonts w:hint="default" w:ascii="Times New Roman" w:hAnsi="Times New Roman" w:eastAsia="宋体" w:cs="Times New Roman"/>
        </w:rPr>
        <w:t xml:space="preserve">        nrc.queue_motion_push_back_moveC(fd, moveCmd)</w:t>
      </w:r>
    </w:p>
    <w:p w14:paraId="6D50C15F">
      <w:pPr>
        <w:rPr>
          <w:rFonts w:hint="default" w:ascii="Times New Roman" w:hAnsi="Times New Roman" w:eastAsia="宋体" w:cs="Times New Roman"/>
        </w:rPr>
      </w:pPr>
      <w:r>
        <w:rPr>
          <w:rFonts w:hint="default" w:ascii="Times New Roman" w:hAnsi="Times New Roman" w:eastAsia="宋体" w:cs="Times New Roman"/>
        </w:rPr>
        <w:t xml:space="preserve">        ret = nrc.queue_motion_get_status(fd, True)</w:t>
      </w:r>
    </w:p>
    <w:p w14:paraId="4E174DF3">
      <w:pPr>
        <w:rPr>
          <w:rFonts w:hint="default" w:ascii="Times New Roman" w:hAnsi="Times New Roman" w:eastAsia="宋体" w:cs="Times New Roman"/>
        </w:rPr>
      </w:pPr>
      <w:r>
        <w:rPr>
          <w:rFonts w:hint="default" w:ascii="Times New Roman" w:hAnsi="Times New Roman" w:eastAsia="宋体" w:cs="Times New Roman"/>
        </w:rPr>
        <w:t xml:space="preserve">        </w:t>
      </w:r>
    </w:p>
    <w:p w14:paraId="6F16479B">
      <w:pPr>
        <w:rPr>
          <w:rFonts w:hint="default" w:ascii="Times New Roman" w:hAnsi="Times New Roman" w:eastAsia="宋体" w:cs="Times New Roman"/>
        </w:rPr>
      </w:pPr>
      <w:r>
        <w:rPr>
          <w:rFonts w:hint="default" w:ascii="Times New Roman" w:hAnsi="Times New Roman" w:eastAsia="宋体" w:cs="Times New Roman"/>
        </w:rPr>
        <w:t xml:space="preserve">        print(f"队列 MoveC 返回值(ret) = {ret}")</w:t>
      </w:r>
    </w:p>
    <w:p w14:paraId="44C5E777">
      <w:pPr>
        <w:rPr>
          <w:rFonts w:hint="default" w:ascii="Times New Roman" w:hAnsi="Times New Roman" w:eastAsia="宋体" w:cs="Times New Roman"/>
        </w:rPr>
      </w:pPr>
      <w:r>
        <w:rPr>
          <w:rFonts w:hint="default" w:ascii="Times New Roman" w:hAnsi="Times New Roman" w:eastAsia="宋体" w:cs="Times New Roman"/>
        </w:rPr>
        <w:t xml:space="preserve">        return ret</w:t>
      </w:r>
    </w:p>
    <w:p w14:paraId="774D9845">
      <w:pPr>
        <w:rPr>
          <w:rFonts w:hint="default" w:ascii="Times New Roman" w:hAnsi="Times New Roman" w:eastAsia="宋体" w:cs="Times New Roman"/>
        </w:rPr>
      </w:pPr>
      <w:r>
        <w:rPr>
          <w:rFonts w:hint="default" w:ascii="Times New Roman" w:hAnsi="Times New Roman" w:eastAsia="宋体" w:cs="Times New Roman"/>
        </w:rPr>
        <w:t xml:space="preserve">    def queue_moveS(self, pos_list, socket_fd=None, coord=0, velocity=10, acc=20, dec=20, pl=0):</w:t>
      </w:r>
    </w:p>
    <w:p w14:paraId="76D77950">
      <w:pPr>
        <w:rPr>
          <w:rFonts w:hint="default" w:ascii="Times New Roman" w:hAnsi="Times New Roman" w:eastAsia="宋体" w:cs="Times New Roman"/>
        </w:rPr>
      </w:pPr>
      <w:r>
        <w:rPr>
          <w:rFonts w:hint="default" w:ascii="Times New Roman" w:hAnsi="Times New Roman" w:eastAsia="宋体" w:cs="Times New Roman"/>
        </w:rPr>
        <w:t xml:space="preserve">        """</w:t>
      </w:r>
    </w:p>
    <w:p w14:paraId="4355E1C8">
      <w:pPr>
        <w:rPr>
          <w:rFonts w:hint="default" w:ascii="Times New Roman" w:hAnsi="Times New Roman" w:eastAsia="宋体" w:cs="Times New Roman"/>
        </w:rPr>
      </w:pPr>
      <w:r>
        <w:rPr>
          <w:rFonts w:hint="default" w:ascii="Times New Roman" w:hAnsi="Times New Roman" w:eastAsia="宋体" w:cs="Times New Roman"/>
        </w:rPr>
        <w:t xml:space="preserve">        队列运动模式：插入 MoveS 并发送</w:t>
      </w:r>
    </w:p>
    <w:p w14:paraId="50C388E7">
      <w:pPr>
        <w:rPr>
          <w:rFonts w:hint="default" w:ascii="Times New Roman" w:hAnsi="Times New Roman" w:eastAsia="宋体" w:cs="Times New Roman"/>
        </w:rPr>
      </w:pPr>
      <w:r>
        <w:rPr>
          <w:rFonts w:hint="default" w:ascii="Times New Roman" w:hAnsi="Times New Roman" w:eastAsia="宋体" w:cs="Times New Roman"/>
        </w:rPr>
        <w:t xml:space="preserve">        :param socket_fd: 可选，优先使用传入的，没有则用实例默认的</w:t>
      </w:r>
    </w:p>
    <w:p w14:paraId="7867D830">
      <w:pPr>
        <w:rPr>
          <w:rFonts w:hint="default" w:ascii="Times New Roman" w:hAnsi="Times New Roman" w:eastAsia="宋体" w:cs="Times New Roman"/>
        </w:rPr>
      </w:pPr>
      <w:r>
        <w:rPr>
          <w:rFonts w:hint="default" w:ascii="Times New Roman" w:hAnsi="Times New Roman" w:eastAsia="宋体" w:cs="Times New Roman"/>
        </w:rPr>
        <w:t xml:space="preserve">        """</w:t>
      </w:r>
    </w:p>
    <w:p w14:paraId="42DD9436">
      <w:pPr>
        <w:rPr>
          <w:rFonts w:hint="default" w:ascii="Times New Roman" w:hAnsi="Times New Roman" w:eastAsia="宋体" w:cs="Times New Roman"/>
        </w:rPr>
      </w:pPr>
      <w:r>
        <w:rPr>
          <w:rFonts w:hint="default" w:ascii="Times New Roman" w:hAnsi="Times New Roman" w:eastAsia="宋体" w:cs="Times New Roman"/>
        </w:rPr>
        <w:t xml:space="preserve">        fd = socket_fd</w:t>
      </w:r>
    </w:p>
    <w:p w14:paraId="498BAF50">
      <w:pPr>
        <w:rPr>
          <w:rFonts w:hint="default" w:ascii="Times New Roman" w:hAnsi="Times New Roman" w:eastAsia="宋体" w:cs="Times New Roman"/>
        </w:rPr>
      </w:pPr>
    </w:p>
    <w:p w14:paraId="0ED165C9">
      <w:pPr>
        <w:rPr>
          <w:rFonts w:hint="default" w:ascii="Times New Roman" w:hAnsi="Times New Roman" w:eastAsia="宋体" w:cs="Times New Roman"/>
        </w:rPr>
      </w:pPr>
      <w:r>
        <w:rPr>
          <w:rFonts w:hint="default" w:ascii="Times New Roman" w:hAnsi="Times New Roman" w:eastAsia="宋体" w:cs="Times New Roman"/>
        </w:rPr>
        <w:t xml:space="preserve">        pos = nrc.VectorDouble(len(pos_list))</w:t>
      </w:r>
    </w:p>
    <w:p w14:paraId="123A7BB5">
      <w:pPr>
        <w:rPr>
          <w:rFonts w:hint="default" w:ascii="Times New Roman" w:hAnsi="Times New Roman" w:eastAsia="宋体" w:cs="Times New Roman"/>
        </w:rPr>
      </w:pPr>
      <w:r>
        <w:rPr>
          <w:rFonts w:hint="default" w:ascii="Times New Roman" w:hAnsi="Times New Roman" w:eastAsia="宋体" w:cs="Times New Roman"/>
        </w:rPr>
        <w:t xml:space="preserve">        for i, val in enumerate(pos_list):</w:t>
      </w:r>
    </w:p>
    <w:p w14:paraId="68A87E42">
      <w:pPr>
        <w:rPr>
          <w:rFonts w:hint="default" w:ascii="Times New Roman" w:hAnsi="Times New Roman" w:eastAsia="宋体" w:cs="Times New Roman"/>
        </w:rPr>
      </w:pPr>
      <w:r>
        <w:rPr>
          <w:rFonts w:hint="default" w:ascii="Times New Roman" w:hAnsi="Times New Roman" w:eastAsia="宋体" w:cs="Times New Roman"/>
        </w:rPr>
        <w:t xml:space="preserve">            pos[i] = val</w:t>
      </w:r>
    </w:p>
    <w:p w14:paraId="230089F6">
      <w:pPr>
        <w:rPr>
          <w:rFonts w:hint="default" w:ascii="Times New Roman" w:hAnsi="Times New Roman" w:eastAsia="宋体" w:cs="Times New Roman"/>
        </w:rPr>
      </w:pPr>
    </w:p>
    <w:p w14:paraId="66B96FFE">
      <w:pPr>
        <w:rPr>
          <w:rFonts w:hint="default" w:ascii="Times New Roman" w:hAnsi="Times New Roman" w:eastAsia="宋体" w:cs="Times New Roman"/>
        </w:rPr>
      </w:pPr>
      <w:r>
        <w:rPr>
          <w:rFonts w:hint="default" w:ascii="Times New Roman" w:hAnsi="Times New Roman" w:eastAsia="宋体" w:cs="Times New Roman"/>
        </w:rPr>
        <w:t xml:space="preserve">        moveCmd = nrc.MoveCmd()</w:t>
      </w:r>
    </w:p>
    <w:p w14:paraId="730A4401">
      <w:pPr>
        <w:rPr>
          <w:rFonts w:hint="default" w:ascii="Times New Roman" w:hAnsi="Times New Roman" w:eastAsia="宋体" w:cs="Times New Roman"/>
        </w:rPr>
      </w:pPr>
      <w:r>
        <w:rPr>
          <w:rFonts w:hint="default" w:ascii="Times New Roman" w:hAnsi="Times New Roman" w:eastAsia="宋体" w:cs="Times New Roman"/>
        </w:rPr>
        <w:t xml:space="preserve">        moveCmd.coord = coord</w:t>
      </w:r>
    </w:p>
    <w:p w14:paraId="6BDFC74F">
      <w:pPr>
        <w:rPr>
          <w:rFonts w:hint="default" w:ascii="Times New Roman" w:hAnsi="Times New Roman" w:eastAsia="宋体" w:cs="Times New Roman"/>
        </w:rPr>
      </w:pPr>
      <w:r>
        <w:rPr>
          <w:rFonts w:hint="default" w:ascii="Times New Roman" w:hAnsi="Times New Roman" w:eastAsia="宋体" w:cs="Times New Roman"/>
        </w:rPr>
        <w:t xml:space="preserve">        moveCmd.targetPosType = nrc.PosType_data</w:t>
      </w:r>
    </w:p>
    <w:p w14:paraId="02EDFFBD">
      <w:pPr>
        <w:rPr>
          <w:rFonts w:hint="default" w:ascii="Times New Roman" w:hAnsi="Times New Roman" w:eastAsia="宋体" w:cs="Times New Roman"/>
        </w:rPr>
      </w:pPr>
      <w:r>
        <w:rPr>
          <w:rFonts w:hint="default" w:ascii="Times New Roman" w:hAnsi="Times New Roman" w:eastAsia="宋体" w:cs="Times New Roman"/>
        </w:rPr>
        <w:t xml:space="preserve">        moveCmd.targetPosValue = pos</w:t>
      </w:r>
    </w:p>
    <w:p w14:paraId="7F78A7A2">
      <w:pPr>
        <w:rPr>
          <w:rFonts w:hint="default" w:ascii="Times New Roman" w:hAnsi="Times New Roman" w:eastAsia="宋体" w:cs="Times New Roman"/>
        </w:rPr>
      </w:pPr>
      <w:r>
        <w:rPr>
          <w:rFonts w:hint="default" w:ascii="Times New Roman" w:hAnsi="Times New Roman" w:eastAsia="宋体" w:cs="Times New Roman"/>
        </w:rPr>
        <w:t xml:space="preserve">        moveCmd.velocity = velocity</w:t>
      </w:r>
    </w:p>
    <w:p w14:paraId="52C3F7FA">
      <w:pPr>
        <w:rPr>
          <w:rFonts w:hint="default" w:ascii="Times New Roman" w:hAnsi="Times New Roman" w:eastAsia="宋体" w:cs="Times New Roman"/>
        </w:rPr>
      </w:pPr>
      <w:r>
        <w:rPr>
          <w:rFonts w:hint="default" w:ascii="Times New Roman" w:hAnsi="Times New Roman" w:eastAsia="宋体" w:cs="Times New Roman"/>
        </w:rPr>
        <w:t xml:space="preserve">        moveCmd.acc = acc</w:t>
      </w:r>
    </w:p>
    <w:p w14:paraId="430D019E">
      <w:pPr>
        <w:rPr>
          <w:rFonts w:hint="default" w:ascii="Times New Roman" w:hAnsi="Times New Roman" w:eastAsia="宋体" w:cs="Times New Roman"/>
        </w:rPr>
      </w:pPr>
      <w:r>
        <w:rPr>
          <w:rFonts w:hint="default" w:ascii="Times New Roman" w:hAnsi="Times New Roman" w:eastAsia="宋体" w:cs="Times New Roman"/>
        </w:rPr>
        <w:t xml:space="preserve">        moveCmd.dec = dec</w:t>
      </w:r>
    </w:p>
    <w:p w14:paraId="6503F565">
      <w:pPr>
        <w:rPr>
          <w:rFonts w:hint="default" w:ascii="Times New Roman" w:hAnsi="Times New Roman" w:eastAsia="宋体" w:cs="Times New Roman"/>
        </w:rPr>
      </w:pPr>
      <w:r>
        <w:rPr>
          <w:rFonts w:hint="default" w:ascii="Times New Roman" w:hAnsi="Times New Roman" w:eastAsia="宋体" w:cs="Times New Roman"/>
        </w:rPr>
        <w:t xml:space="preserve">        moveCmd.pl = pl</w:t>
      </w:r>
    </w:p>
    <w:p w14:paraId="63EA0C37">
      <w:pPr>
        <w:rPr>
          <w:rFonts w:hint="default" w:ascii="Times New Roman" w:hAnsi="Times New Roman" w:eastAsia="宋体" w:cs="Times New Roman"/>
        </w:rPr>
      </w:pPr>
    </w:p>
    <w:p w14:paraId="24E382BB">
      <w:pPr>
        <w:rPr>
          <w:rFonts w:hint="default" w:ascii="Times New Roman" w:hAnsi="Times New Roman" w:eastAsia="宋体" w:cs="Times New Roman"/>
        </w:rPr>
      </w:pPr>
      <w:r>
        <w:rPr>
          <w:rFonts w:hint="default" w:ascii="Times New Roman" w:hAnsi="Times New Roman" w:eastAsia="宋体" w:cs="Times New Roman"/>
        </w:rPr>
        <w:t xml:space="preserve">   </w:t>
      </w:r>
    </w:p>
    <w:p w14:paraId="471B173A">
      <w:pPr>
        <w:rPr>
          <w:rFonts w:hint="default" w:ascii="Times New Roman" w:hAnsi="Times New Roman" w:eastAsia="宋体" w:cs="Times New Roman"/>
        </w:rPr>
      </w:pPr>
      <w:r>
        <w:rPr>
          <w:rFonts w:hint="default" w:ascii="Times New Roman" w:hAnsi="Times New Roman" w:eastAsia="宋体" w:cs="Times New Roman"/>
        </w:rPr>
        <w:t xml:space="preserve">        nrc.queue_motion_push_back_moveC(fd, moveCmd)</w:t>
      </w:r>
    </w:p>
    <w:p w14:paraId="7556D6FF">
      <w:pPr>
        <w:rPr>
          <w:rFonts w:hint="default" w:ascii="Times New Roman" w:hAnsi="Times New Roman" w:eastAsia="宋体" w:cs="Times New Roman"/>
        </w:rPr>
      </w:pPr>
      <w:r>
        <w:rPr>
          <w:rFonts w:hint="default" w:ascii="Times New Roman" w:hAnsi="Times New Roman" w:eastAsia="宋体" w:cs="Times New Roman"/>
        </w:rPr>
        <w:t xml:space="preserve">        ret = nrc.queue_motion_get_status(fd, True)</w:t>
      </w:r>
    </w:p>
    <w:p w14:paraId="1F82E70E">
      <w:pPr>
        <w:rPr>
          <w:rFonts w:hint="default" w:ascii="Times New Roman" w:hAnsi="Times New Roman" w:eastAsia="宋体" w:cs="Times New Roman"/>
        </w:rPr>
      </w:pPr>
      <w:r>
        <w:rPr>
          <w:rFonts w:hint="default" w:ascii="Times New Roman" w:hAnsi="Times New Roman" w:eastAsia="宋体" w:cs="Times New Roman"/>
        </w:rPr>
        <w:t xml:space="preserve">        </w:t>
      </w:r>
    </w:p>
    <w:p w14:paraId="7BE6C5A5">
      <w:pPr>
        <w:rPr>
          <w:rFonts w:hint="default" w:ascii="Times New Roman" w:hAnsi="Times New Roman" w:eastAsia="宋体" w:cs="Times New Roman"/>
        </w:rPr>
      </w:pPr>
      <w:r>
        <w:rPr>
          <w:rFonts w:hint="default" w:ascii="Times New Roman" w:hAnsi="Times New Roman" w:eastAsia="宋体" w:cs="Times New Roman"/>
        </w:rPr>
        <w:t xml:space="preserve">        print(f"队列 MoveS 返回值(ret) = {ret}")</w:t>
      </w:r>
    </w:p>
    <w:p w14:paraId="5DB4BF41">
      <w:pPr>
        <w:rPr>
          <w:rFonts w:hint="default" w:ascii="Times New Roman" w:hAnsi="Times New Roman" w:eastAsia="宋体" w:cs="Times New Roman"/>
        </w:rPr>
      </w:pPr>
      <w:r>
        <w:rPr>
          <w:rFonts w:hint="default" w:ascii="Times New Roman" w:hAnsi="Times New Roman" w:eastAsia="宋体" w:cs="Times New Roman"/>
        </w:rPr>
        <w:t xml:space="preserve">        return ret</w:t>
      </w:r>
    </w:p>
    <w:p w14:paraId="3BF96558">
      <w:pPr>
        <w:rPr>
          <w:rFonts w:hint="default" w:ascii="Times New Roman" w:hAnsi="Times New Roman" w:eastAsia="宋体" w:cs="Times New Roman"/>
        </w:rPr>
      </w:pPr>
      <w:r>
        <w:rPr>
          <w:rFonts w:hint="default" w:ascii="Times New Roman" w:hAnsi="Times New Roman" w:eastAsia="宋体" w:cs="Times New Roman"/>
        </w:rPr>
        <w:t>if __name__ == '__main__':</w:t>
      </w:r>
    </w:p>
    <w:p w14:paraId="69B1C825">
      <w:pPr>
        <w:rPr>
          <w:rFonts w:hint="default" w:ascii="Times New Roman" w:hAnsi="Times New Roman" w:eastAsia="宋体" w:cs="Times New Roman"/>
        </w:rPr>
      </w:pPr>
      <w:r>
        <w:rPr>
          <w:rFonts w:hint="default" w:ascii="Times New Roman" w:hAnsi="Times New Roman" w:eastAsia="宋体" w:cs="Times New Roman"/>
        </w:rPr>
        <w:t xml:space="preserve">    # 建立连接</w:t>
      </w:r>
    </w:p>
    <w:p w14:paraId="645811D9">
      <w:pPr>
        <w:rPr>
          <w:rFonts w:hint="default" w:ascii="Times New Roman" w:hAnsi="Times New Roman" w:eastAsia="宋体" w:cs="Times New Roman"/>
        </w:rPr>
      </w:pPr>
      <w:r>
        <w:rPr>
          <w:rFonts w:hint="default" w:ascii="Times New Roman" w:hAnsi="Times New Roman" w:eastAsia="宋体" w:cs="Times New Roman"/>
        </w:rPr>
        <w:t xml:space="preserve">   arm_test = ArmTest()</w:t>
      </w:r>
    </w:p>
    <w:p w14:paraId="21B1ACF1">
      <w:pPr>
        <w:rPr>
          <w:rFonts w:hint="default" w:ascii="Times New Roman" w:hAnsi="Times New Roman" w:eastAsia="宋体" w:cs="Times New Roman"/>
        </w:rPr>
      </w:pPr>
      <w:r>
        <w:rPr>
          <w:rFonts w:hint="default" w:ascii="Times New Roman" w:hAnsi="Times New Roman" w:eastAsia="宋体" w:cs="Times New Roman"/>
        </w:rPr>
        <w:t xml:space="preserve">   socket_fd = nrc.connect_robot("192.168.1.13", "6001")</w:t>
      </w:r>
    </w:p>
    <w:p w14:paraId="3480591D">
      <w:pPr>
        <w:rPr>
          <w:rFonts w:hint="default" w:ascii="Times New Roman" w:hAnsi="Times New Roman" w:eastAsia="宋体" w:cs="Times New Roman"/>
        </w:rPr>
      </w:pPr>
      <w:r>
        <w:rPr>
          <w:rFonts w:hint="default" w:ascii="Times New Roman" w:hAnsi="Times New Roman" w:eastAsia="宋体" w:cs="Times New Roman"/>
        </w:rPr>
        <w:t xml:space="preserve">   nrc.queue_motion_set_status(socket_fd, True)#打开队列模式</w:t>
      </w:r>
    </w:p>
    <w:p w14:paraId="3AE76BE0">
      <w:pPr>
        <w:rPr>
          <w:rFonts w:hint="default" w:ascii="Times New Roman" w:hAnsi="Times New Roman" w:eastAsia="宋体" w:cs="Times New Roman"/>
        </w:rPr>
      </w:pPr>
      <w:r>
        <w:rPr>
          <w:rFonts w:hint="default" w:ascii="Times New Roman" w:hAnsi="Times New Roman" w:eastAsia="宋体" w:cs="Times New Roman"/>
        </w:rPr>
        <w:t xml:space="preserve">   </w:t>
      </w:r>
      <w:r>
        <w:rPr>
          <w:rFonts w:hint="default" w:ascii="Times New Roman" w:hAnsi="Times New Roman" w:eastAsia="宋体" w:cs="Times New Roman"/>
        </w:rPr>
        <w:t>time,sleep(2)</w:t>
      </w:r>
    </w:p>
    <w:p w14:paraId="5B224F02">
      <w:pPr>
        <w:rPr>
          <w:rFonts w:hint="default" w:ascii="Times New Roman" w:hAnsi="Times New Roman" w:eastAsia="宋体" w:cs="Times New Roman"/>
        </w:rPr>
      </w:pPr>
      <w:r>
        <w:rPr>
          <w:rFonts w:hint="default" w:ascii="Times New Roman" w:hAnsi="Times New Roman" w:eastAsia="宋体" w:cs="Times New Roman"/>
        </w:rPr>
        <w:t xml:space="preserve">   nrc.set_speed(socket_fd,40)#运行速度</w:t>
      </w:r>
    </w:p>
    <w:p w14:paraId="4E3DE960">
      <w:pPr>
        <w:rPr>
          <w:rFonts w:hint="default" w:ascii="Times New Roman" w:hAnsi="Times New Roman" w:eastAsia="宋体" w:cs="Times New Roman"/>
        </w:rPr>
      </w:pPr>
      <w:r>
        <w:rPr>
          <w:rFonts w:hint="default" w:ascii="Times New Roman" w:hAnsi="Times New Roman" w:eastAsia="宋体" w:cs="Times New Roman"/>
        </w:rPr>
        <w:t xml:space="preserve">   arm_test.queue_moveJ(socket_fd=socket_fd,pos_list=[50.0, 0.0, 0.0, 0.0, 0.0, 0.0, 0.0])#本示例从零点开始运动，到j1=50度，回零点</w:t>
      </w:r>
    </w:p>
    <w:p w14:paraId="382EE610">
      <w:pPr>
        <w:rPr>
          <w:rFonts w:hint="default" w:ascii="Times New Roman" w:hAnsi="Times New Roman" w:eastAsia="宋体" w:cs="Times New Roman"/>
        </w:rPr>
      </w:pPr>
      <w:r>
        <w:rPr>
          <w:rFonts w:hint="default" w:ascii="Times New Roman" w:hAnsi="Times New Roman" w:eastAsia="宋体" w:cs="Times New Roman"/>
        </w:rPr>
        <w:t xml:space="preserve">   arm_test.queue_moveJ(socket_fd=socket_fd,pos_list=[0.0, 0.0, 0.0, 0.0, 0.0, 0.0, 0.0])</w:t>
      </w:r>
    </w:p>
    <w:p w14:paraId="7A3CB3A6">
      <w:pPr>
        <w:rPr>
          <w:rFonts w:hint="default" w:ascii="Times New Roman" w:hAnsi="Times New Roman" w:eastAsia="宋体" w:cs="Times New Roman"/>
        </w:rPr>
      </w:pPr>
      <w:r>
        <w:rPr>
          <w:rFonts w:hint="default" w:ascii="Times New Roman" w:hAnsi="Times New Roman" w:eastAsia="宋体" w:cs="Times New Roman"/>
        </w:rPr>
        <w:t xml:space="preserve">   nrc.queue_motion_send_to_controller(socket_fd,2)#发送二个目标位置</w:t>
      </w:r>
    </w:p>
    <w:p w14:paraId="05C4DE38">
      <w:pPr>
        <w:rPr>
          <w:rFonts w:hint="default" w:ascii="Times New Roman" w:hAnsi="Times New Roman" w:eastAsia="宋体" w:cs="Times New Roman"/>
        </w:rPr>
      </w:pPr>
      <w:r>
        <w:rPr>
          <w:rFonts w:hint="default" w:ascii="Times New Roman" w:hAnsi="Times New Roman" w:eastAsia="宋体" w:cs="Times New Roman"/>
        </w:rPr>
        <w:t xml:space="preserve">   time.sleep(20)</w:t>
      </w:r>
    </w:p>
    <w:p w14:paraId="74579D9C">
      <w:pPr>
        <w:rPr>
          <w:rFonts w:hint="default" w:ascii="Times New Roman" w:hAnsi="Times New Roman" w:eastAsia="宋体" w:cs="Times New Roman"/>
        </w:rPr>
      </w:pPr>
      <w:r>
        <w:rPr>
          <w:rFonts w:hint="default" w:ascii="Times New Roman" w:hAnsi="Times New Roman" w:eastAsia="宋体" w:cs="Times New Roman"/>
        </w:rPr>
        <w:t xml:space="preserve">   nrc.queue_motion_set_status(socket_fd, False)#关闭队列模式</w:t>
      </w:r>
    </w:p>
    <w:p w14:paraId="68664FD0">
      <w:pPr>
        <w:pStyle w:val="4"/>
        <w:rPr>
          <w:rFonts w:hint="default" w:ascii="Times New Roman" w:hAnsi="Times New Roman" w:eastAsia="宋体" w:cs="Times New Roman"/>
        </w:rPr>
      </w:pPr>
      <w:bookmarkStart w:id="103" w:name="_Toc14077"/>
      <w:r>
        <w:rPr>
          <w:rFonts w:hint="default" w:ascii="Times New Roman" w:hAnsi="Times New Roman" w:eastAsia="宋体" w:cs="Times New Roman"/>
        </w:rPr>
        <w:t>6.9欧拉角，四元素，位姿矩阵，旋转矩阵相互转化使用示例</w:t>
      </w:r>
      <w:bookmarkEnd w:id="103"/>
    </w:p>
    <w:p w14:paraId="3810CA29">
      <w:pPr>
        <w:rPr>
          <w:rFonts w:hint="default" w:ascii="Times New Roman" w:hAnsi="Times New Roman" w:eastAsia="宋体" w:cs="Times New Roman"/>
        </w:rPr>
      </w:pPr>
      <w:r>
        <w:rPr>
          <w:rFonts w:hint="default" w:ascii="Times New Roman" w:hAnsi="Times New Roman" w:eastAsia="宋体" w:cs="Times New Roman"/>
        </w:rPr>
        <w:t>import nrc_interface as nrc</w:t>
      </w:r>
    </w:p>
    <w:p w14:paraId="77285A70">
      <w:pPr>
        <w:rPr>
          <w:rFonts w:hint="default" w:ascii="Times New Roman" w:hAnsi="Times New Roman" w:eastAsia="宋体" w:cs="Times New Roman"/>
        </w:rPr>
      </w:pPr>
      <w:r>
        <w:rPr>
          <w:rFonts w:hint="default" w:ascii="Times New Roman" w:hAnsi="Times New Roman" w:eastAsia="宋体" w:cs="Times New Roman"/>
        </w:rPr>
        <w:t>import time</w:t>
      </w:r>
    </w:p>
    <w:p w14:paraId="622268D5">
      <w:pPr>
        <w:rPr>
          <w:rFonts w:hint="default" w:ascii="Times New Roman" w:hAnsi="Times New Roman" w:eastAsia="宋体" w:cs="Times New Roman"/>
        </w:rPr>
      </w:pPr>
      <w:r>
        <w:rPr>
          <w:rFonts w:hint="default" w:ascii="Times New Roman" w:hAnsi="Times New Roman" w:eastAsia="宋体" w:cs="Times New Roman"/>
        </w:rPr>
        <w:t>class ArmTest:</w:t>
      </w:r>
    </w:p>
    <w:p w14:paraId="04F83479">
      <w:pPr>
        <w:rPr>
          <w:rFonts w:hint="default" w:ascii="Times New Roman" w:hAnsi="Times New Roman" w:eastAsia="宋体" w:cs="Times New Roman"/>
        </w:rPr>
      </w:pPr>
      <w:r>
        <w:rPr>
          <w:rFonts w:hint="default" w:ascii="Times New Roman" w:hAnsi="Times New Roman" w:eastAsia="宋体" w:cs="Times New Roman"/>
        </w:rPr>
        <w:t xml:space="preserve">    # ======================  四元数 转 欧拉角 ======================</w:t>
      </w:r>
    </w:p>
    <w:p w14:paraId="4101BBC1">
      <w:pPr>
        <w:rPr>
          <w:rFonts w:hint="default" w:ascii="Times New Roman" w:hAnsi="Times New Roman" w:eastAsia="宋体" w:cs="Times New Roman"/>
        </w:rPr>
      </w:pPr>
      <w:r>
        <w:rPr>
          <w:rFonts w:hint="default" w:ascii="Times New Roman" w:hAnsi="Times New Roman" w:eastAsia="宋体" w:cs="Times New Roman"/>
        </w:rPr>
        <w:t xml:space="preserve">    def get_quat2rpy(self, qx, qy, qz, qw, socket_fd=None):</w:t>
      </w:r>
    </w:p>
    <w:p w14:paraId="7A8CC4FC">
      <w:pPr>
        <w:rPr>
          <w:rFonts w:hint="default" w:ascii="Times New Roman" w:hAnsi="Times New Roman" w:eastAsia="宋体" w:cs="Times New Roman"/>
        </w:rPr>
      </w:pPr>
      <w:r>
        <w:rPr>
          <w:rFonts w:hint="default" w:ascii="Times New Roman" w:hAnsi="Times New Roman" w:eastAsia="宋体" w:cs="Times New Roman"/>
        </w:rPr>
        <w:t xml:space="preserve">     </w:t>
      </w:r>
    </w:p>
    <w:p w14:paraId="056DEAA4">
      <w:pPr>
        <w:rPr>
          <w:rFonts w:hint="default" w:ascii="Times New Roman" w:hAnsi="Times New Roman" w:eastAsia="宋体" w:cs="Times New Roman"/>
        </w:rPr>
      </w:pPr>
      <w:r>
        <w:rPr>
          <w:rFonts w:hint="default" w:ascii="Times New Roman" w:hAnsi="Times New Roman" w:eastAsia="宋体" w:cs="Times New Roman"/>
        </w:rPr>
        <w:t xml:space="preserve">        # 1. 创建输入四元数 vector（长度4）</w:t>
      </w:r>
    </w:p>
    <w:p w14:paraId="64CF490D">
      <w:pPr>
        <w:rPr>
          <w:rFonts w:hint="default" w:ascii="Times New Roman" w:hAnsi="Times New Roman" w:eastAsia="宋体" w:cs="Times New Roman"/>
        </w:rPr>
      </w:pPr>
      <w:r>
        <w:rPr>
          <w:rFonts w:hint="default" w:ascii="Times New Roman" w:hAnsi="Times New Roman" w:eastAsia="宋体" w:cs="Times New Roman"/>
        </w:rPr>
        <w:t xml:space="preserve">        fd = socket_fd</w:t>
      </w:r>
    </w:p>
    <w:p w14:paraId="7F326FC1">
      <w:pPr>
        <w:rPr>
          <w:rFonts w:hint="default" w:ascii="Times New Roman" w:hAnsi="Times New Roman" w:eastAsia="宋体" w:cs="Times New Roman"/>
        </w:rPr>
      </w:pPr>
      <w:r>
        <w:rPr>
          <w:rFonts w:hint="default" w:ascii="Times New Roman" w:hAnsi="Times New Roman" w:eastAsia="宋体" w:cs="Times New Roman"/>
        </w:rPr>
        <w:t xml:space="preserve">        quat_vec = nrc.VectorDouble(4)</w:t>
      </w:r>
    </w:p>
    <w:p w14:paraId="4CF63EDE">
      <w:pPr>
        <w:rPr>
          <w:rFonts w:hint="default" w:ascii="Times New Roman" w:hAnsi="Times New Roman" w:eastAsia="宋体" w:cs="Times New Roman"/>
        </w:rPr>
      </w:pPr>
      <w:r>
        <w:rPr>
          <w:rFonts w:hint="default" w:ascii="Times New Roman" w:hAnsi="Times New Roman" w:eastAsia="宋体" w:cs="Times New Roman"/>
        </w:rPr>
        <w:t xml:space="preserve">        quat_vec[0] = qx</w:t>
      </w:r>
    </w:p>
    <w:p w14:paraId="1DD698F3">
      <w:pPr>
        <w:rPr>
          <w:rFonts w:hint="default" w:ascii="Times New Roman" w:hAnsi="Times New Roman" w:eastAsia="宋体" w:cs="Times New Roman"/>
        </w:rPr>
      </w:pPr>
      <w:r>
        <w:rPr>
          <w:rFonts w:hint="default" w:ascii="Times New Roman" w:hAnsi="Times New Roman" w:eastAsia="宋体" w:cs="Times New Roman"/>
        </w:rPr>
        <w:t xml:space="preserve">        quat_vec[1] = qy</w:t>
      </w:r>
    </w:p>
    <w:p w14:paraId="4CB674FF">
      <w:pPr>
        <w:rPr>
          <w:rFonts w:hint="default" w:ascii="Times New Roman" w:hAnsi="Times New Roman" w:eastAsia="宋体" w:cs="Times New Roman"/>
        </w:rPr>
      </w:pPr>
      <w:r>
        <w:rPr>
          <w:rFonts w:hint="default" w:ascii="Times New Roman" w:hAnsi="Times New Roman" w:eastAsia="宋体" w:cs="Times New Roman"/>
        </w:rPr>
        <w:t xml:space="preserve">        quat_vec[2] = qz</w:t>
      </w:r>
    </w:p>
    <w:p w14:paraId="0EB348DC">
      <w:pPr>
        <w:rPr>
          <w:rFonts w:hint="default" w:ascii="Times New Roman" w:hAnsi="Times New Roman" w:eastAsia="宋体" w:cs="Times New Roman"/>
        </w:rPr>
      </w:pPr>
      <w:r>
        <w:rPr>
          <w:rFonts w:hint="default" w:ascii="Times New Roman" w:hAnsi="Times New Roman" w:eastAsia="宋体" w:cs="Times New Roman"/>
        </w:rPr>
        <w:t xml:space="preserve">        quat_vec[3] = qw</w:t>
      </w:r>
    </w:p>
    <w:p w14:paraId="0EFEDAD2">
      <w:pPr>
        <w:rPr>
          <w:rFonts w:hint="default" w:ascii="Times New Roman" w:hAnsi="Times New Roman" w:eastAsia="宋体" w:cs="Times New Roman"/>
        </w:rPr>
      </w:pPr>
    </w:p>
    <w:p w14:paraId="621D54EC">
      <w:pPr>
        <w:rPr>
          <w:rFonts w:hint="default" w:ascii="Times New Roman" w:hAnsi="Times New Roman" w:eastAsia="宋体" w:cs="Times New Roman"/>
        </w:rPr>
      </w:pPr>
      <w:r>
        <w:rPr>
          <w:rFonts w:hint="default" w:ascii="Times New Roman" w:hAnsi="Times New Roman" w:eastAsia="宋体" w:cs="Times New Roman"/>
        </w:rPr>
        <w:t xml:space="preserve">        # 2. 创建输出欧拉角 vector（长度3）</w:t>
      </w:r>
    </w:p>
    <w:p w14:paraId="1A4FC923">
      <w:pPr>
        <w:rPr>
          <w:rFonts w:hint="default" w:ascii="Times New Roman" w:hAnsi="Times New Roman" w:eastAsia="宋体" w:cs="Times New Roman"/>
        </w:rPr>
      </w:pPr>
      <w:r>
        <w:rPr>
          <w:rFonts w:hint="default" w:ascii="Times New Roman" w:hAnsi="Times New Roman" w:eastAsia="宋体" w:cs="Times New Roman"/>
        </w:rPr>
        <w:t xml:space="preserve">        rpy_vec = nrc.VectorDouble(3)</w:t>
      </w:r>
    </w:p>
    <w:p w14:paraId="01E410AC">
      <w:pPr>
        <w:rPr>
          <w:rFonts w:hint="default" w:ascii="Times New Roman" w:hAnsi="Times New Roman" w:eastAsia="宋体" w:cs="Times New Roman"/>
        </w:rPr>
      </w:pPr>
    </w:p>
    <w:p w14:paraId="25603881">
      <w:pPr>
        <w:rPr>
          <w:rFonts w:hint="default" w:ascii="Times New Roman" w:hAnsi="Times New Roman" w:eastAsia="宋体" w:cs="Times New Roman"/>
        </w:rPr>
      </w:pPr>
      <w:r>
        <w:rPr>
          <w:rFonts w:hint="default" w:ascii="Times New Roman" w:hAnsi="Times New Roman" w:eastAsia="宋体" w:cs="Times New Roman"/>
        </w:rPr>
        <w:t xml:space="preserve">        # 3. 调用接口</w:t>
      </w:r>
    </w:p>
    <w:p w14:paraId="7764722C">
      <w:pPr>
        <w:rPr>
          <w:rFonts w:hint="default" w:ascii="Times New Roman" w:hAnsi="Times New Roman" w:eastAsia="宋体" w:cs="Times New Roman"/>
        </w:rPr>
      </w:pPr>
      <w:r>
        <w:rPr>
          <w:rFonts w:hint="default" w:ascii="Times New Roman" w:hAnsi="Times New Roman" w:eastAsia="宋体" w:cs="Times New Roman"/>
        </w:rPr>
        <w:t xml:space="preserve">        ret = nrc.get_quat2rpy(fd, quat_vec, rpy_vec)</w:t>
      </w:r>
    </w:p>
    <w:p w14:paraId="637CF380">
      <w:pPr>
        <w:rPr>
          <w:rFonts w:hint="default" w:ascii="Times New Roman" w:hAnsi="Times New Roman" w:eastAsia="宋体" w:cs="Times New Roman"/>
        </w:rPr>
      </w:pPr>
    </w:p>
    <w:p w14:paraId="4B965688">
      <w:pPr>
        <w:rPr>
          <w:rFonts w:hint="default" w:ascii="Times New Roman" w:hAnsi="Times New Roman" w:eastAsia="宋体" w:cs="Times New Roman"/>
        </w:rPr>
      </w:pPr>
      <w:r>
        <w:rPr>
          <w:rFonts w:hint="default" w:ascii="Times New Roman" w:hAnsi="Times New Roman" w:eastAsia="宋体" w:cs="Times New Roman"/>
        </w:rPr>
        <w:t xml:space="preserve">        # 4. 读取结果</w:t>
      </w:r>
    </w:p>
    <w:p w14:paraId="618281DC">
      <w:pPr>
        <w:rPr>
          <w:rFonts w:hint="default" w:ascii="Times New Roman" w:hAnsi="Times New Roman" w:eastAsia="宋体" w:cs="Times New Roman"/>
        </w:rPr>
      </w:pPr>
      <w:r>
        <w:rPr>
          <w:rFonts w:hint="default" w:ascii="Times New Roman" w:hAnsi="Times New Roman" w:eastAsia="宋体" w:cs="Times New Roman"/>
        </w:rPr>
        <w:t xml:space="preserve">        rx = rpy_vec[0]</w:t>
      </w:r>
    </w:p>
    <w:p w14:paraId="66BCC8AF">
      <w:pPr>
        <w:rPr>
          <w:rFonts w:hint="default" w:ascii="Times New Roman" w:hAnsi="Times New Roman" w:eastAsia="宋体" w:cs="Times New Roman"/>
        </w:rPr>
      </w:pPr>
      <w:r>
        <w:rPr>
          <w:rFonts w:hint="default" w:ascii="Times New Roman" w:hAnsi="Times New Roman" w:eastAsia="宋体" w:cs="Times New Roman"/>
        </w:rPr>
        <w:t xml:space="preserve">        ry = rpy_vec[1]</w:t>
      </w:r>
    </w:p>
    <w:p w14:paraId="736BD3C3">
      <w:pPr>
        <w:rPr>
          <w:rFonts w:hint="default" w:ascii="Times New Roman" w:hAnsi="Times New Roman" w:eastAsia="宋体" w:cs="Times New Roman"/>
        </w:rPr>
      </w:pPr>
      <w:r>
        <w:rPr>
          <w:rFonts w:hint="default" w:ascii="Times New Roman" w:hAnsi="Times New Roman" w:eastAsia="宋体" w:cs="Times New Roman"/>
        </w:rPr>
        <w:t xml:space="preserve">        rz = rpy_vec[2]</w:t>
      </w:r>
    </w:p>
    <w:p w14:paraId="0AA7D927">
      <w:pPr>
        <w:rPr>
          <w:rFonts w:hint="default" w:ascii="Times New Roman" w:hAnsi="Times New Roman" w:eastAsia="宋体" w:cs="Times New Roman"/>
        </w:rPr>
      </w:pPr>
    </w:p>
    <w:p w14:paraId="644263A4">
      <w:pPr>
        <w:rPr>
          <w:rFonts w:hint="default" w:ascii="Times New Roman" w:hAnsi="Times New Roman" w:eastAsia="宋体" w:cs="Times New Roman"/>
        </w:rPr>
      </w:pPr>
      <w:r>
        <w:rPr>
          <w:rFonts w:hint="default" w:ascii="Times New Roman" w:hAnsi="Times New Roman" w:eastAsia="宋体" w:cs="Times New Roman"/>
        </w:rPr>
        <w:t xml:space="preserve">        print(f"转换返回值 ret = {ret}")</w:t>
      </w:r>
    </w:p>
    <w:p w14:paraId="61F56670">
      <w:pPr>
        <w:rPr>
          <w:rFonts w:hint="default" w:ascii="Times New Roman" w:hAnsi="Times New Roman" w:eastAsia="宋体" w:cs="Times New Roman"/>
        </w:rPr>
      </w:pPr>
      <w:r>
        <w:rPr>
          <w:rFonts w:hint="default" w:ascii="Times New Roman" w:hAnsi="Times New Roman" w:eastAsia="宋体" w:cs="Times New Roman"/>
        </w:rPr>
        <w:t xml:space="preserve">        print(f"欧拉角 Rx={rx:.3f}, Ry={ry:.3f}, Rz={rz:.3f}")</w:t>
      </w:r>
    </w:p>
    <w:p w14:paraId="1E67CB0E">
      <w:pPr>
        <w:rPr>
          <w:rFonts w:hint="default" w:ascii="Times New Roman" w:hAnsi="Times New Roman" w:eastAsia="宋体" w:cs="Times New Roman"/>
        </w:rPr>
      </w:pPr>
      <w:r>
        <w:rPr>
          <w:rFonts w:hint="default" w:ascii="Times New Roman" w:hAnsi="Times New Roman" w:eastAsia="宋体" w:cs="Times New Roman"/>
        </w:rPr>
        <w:t xml:space="preserve">        </w:t>
      </w:r>
    </w:p>
    <w:p w14:paraId="0EE58EF0">
      <w:pPr>
        <w:rPr>
          <w:rFonts w:hint="default" w:ascii="Times New Roman" w:hAnsi="Times New Roman" w:eastAsia="宋体" w:cs="Times New Roman"/>
        </w:rPr>
      </w:pPr>
      <w:r>
        <w:rPr>
          <w:rFonts w:hint="default" w:ascii="Times New Roman" w:hAnsi="Times New Roman" w:eastAsia="宋体" w:cs="Times New Roman"/>
        </w:rPr>
        <w:t xml:space="preserve">        return ret, rx, ry, rz</w:t>
      </w:r>
    </w:p>
    <w:p w14:paraId="17A93F2B">
      <w:pPr>
        <w:rPr>
          <w:rFonts w:hint="default" w:ascii="Times New Roman" w:hAnsi="Times New Roman" w:eastAsia="宋体" w:cs="Times New Roman"/>
        </w:rPr>
      </w:pPr>
      <w:r>
        <w:rPr>
          <w:rFonts w:hint="default" w:ascii="Times New Roman" w:hAnsi="Times New Roman" w:eastAsia="宋体" w:cs="Times New Roman"/>
        </w:rPr>
        <w:t xml:space="preserve">    # ====================== 欧拉角 转 四元数 ======================</w:t>
      </w:r>
    </w:p>
    <w:p w14:paraId="52E90E04">
      <w:pPr>
        <w:rPr>
          <w:rFonts w:hint="default" w:ascii="Times New Roman" w:hAnsi="Times New Roman" w:eastAsia="宋体" w:cs="Times New Roman"/>
        </w:rPr>
      </w:pPr>
      <w:r>
        <w:rPr>
          <w:rFonts w:hint="default" w:ascii="Times New Roman" w:hAnsi="Times New Roman" w:eastAsia="宋体" w:cs="Times New Roman"/>
        </w:rPr>
        <w:t xml:space="preserve">    def get_rpy2quat(self, rx, ry, rz, socket_fd=None):</w:t>
      </w:r>
    </w:p>
    <w:p w14:paraId="51CB8E89">
      <w:pPr>
        <w:rPr>
          <w:rFonts w:hint="default" w:ascii="Times New Roman" w:hAnsi="Times New Roman" w:eastAsia="宋体" w:cs="Times New Roman"/>
        </w:rPr>
      </w:pPr>
      <w:r>
        <w:rPr>
          <w:rFonts w:hint="default" w:ascii="Times New Roman" w:hAnsi="Times New Roman" w:eastAsia="宋体" w:cs="Times New Roman"/>
        </w:rPr>
        <w:t xml:space="preserve">        fd = socket_fd</w:t>
      </w:r>
    </w:p>
    <w:p w14:paraId="09280ADE">
      <w:pPr>
        <w:rPr>
          <w:rFonts w:hint="default" w:ascii="Times New Roman" w:hAnsi="Times New Roman" w:eastAsia="宋体" w:cs="Times New Roman"/>
        </w:rPr>
      </w:pPr>
    </w:p>
    <w:p w14:paraId="6035AC1B">
      <w:pPr>
        <w:rPr>
          <w:rFonts w:hint="default" w:ascii="Times New Roman" w:hAnsi="Times New Roman" w:eastAsia="宋体" w:cs="Times New Roman"/>
        </w:rPr>
      </w:pPr>
      <w:r>
        <w:rPr>
          <w:rFonts w:hint="default" w:ascii="Times New Roman" w:hAnsi="Times New Roman" w:eastAsia="宋体" w:cs="Times New Roman"/>
        </w:rPr>
        <w:t xml:space="preserve">        # 输入：欧拉角 RPY 长度 3</w:t>
      </w:r>
    </w:p>
    <w:p w14:paraId="06187043">
      <w:pPr>
        <w:rPr>
          <w:rFonts w:hint="default" w:ascii="Times New Roman" w:hAnsi="Times New Roman" w:eastAsia="宋体" w:cs="Times New Roman"/>
        </w:rPr>
      </w:pPr>
      <w:r>
        <w:rPr>
          <w:rFonts w:hint="default" w:ascii="Times New Roman" w:hAnsi="Times New Roman" w:eastAsia="宋体" w:cs="Times New Roman"/>
        </w:rPr>
        <w:t xml:space="preserve">        rpy_vec = nrc.VectorDouble(3)</w:t>
      </w:r>
    </w:p>
    <w:p w14:paraId="729775C1">
      <w:pPr>
        <w:rPr>
          <w:rFonts w:hint="default" w:ascii="Times New Roman" w:hAnsi="Times New Roman" w:eastAsia="宋体" w:cs="Times New Roman"/>
        </w:rPr>
      </w:pPr>
      <w:r>
        <w:rPr>
          <w:rFonts w:hint="default" w:ascii="Times New Roman" w:hAnsi="Times New Roman" w:eastAsia="宋体" w:cs="Times New Roman"/>
        </w:rPr>
        <w:t xml:space="preserve">        rpy_vec[0] = rx</w:t>
      </w:r>
    </w:p>
    <w:p w14:paraId="378D6EE4">
      <w:pPr>
        <w:rPr>
          <w:rFonts w:hint="default" w:ascii="Times New Roman" w:hAnsi="Times New Roman" w:eastAsia="宋体" w:cs="Times New Roman"/>
        </w:rPr>
      </w:pPr>
      <w:r>
        <w:rPr>
          <w:rFonts w:hint="default" w:ascii="Times New Roman" w:hAnsi="Times New Roman" w:eastAsia="宋体" w:cs="Times New Roman"/>
        </w:rPr>
        <w:t xml:space="preserve">        rpy_vec[1] = ry</w:t>
      </w:r>
    </w:p>
    <w:p w14:paraId="47E3EB62">
      <w:pPr>
        <w:rPr>
          <w:rFonts w:hint="default" w:ascii="Times New Roman" w:hAnsi="Times New Roman" w:eastAsia="宋体" w:cs="Times New Roman"/>
        </w:rPr>
      </w:pPr>
      <w:r>
        <w:rPr>
          <w:rFonts w:hint="default" w:ascii="Times New Roman" w:hAnsi="Times New Roman" w:eastAsia="宋体" w:cs="Times New Roman"/>
        </w:rPr>
        <w:t xml:space="preserve">        rpy_vec[2] = rz</w:t>
      </w:r>
    </w:p>
    <w:p w14:paraId="0DC9DE2E">
      <w:pPr>
        <w:rPr>
          <w:rFonts w:hint="default" w:ascii="Times New Roman" w:hAnsi="Times New Roman" w:eastAsia="宋体" w:cs="Times New Roman"/>
        </w:rPr>
      </w:pPr>
    </w:p>
    <w:p w14:paraId="145D3A71">
      <w:pPr>
        <w:rPr>
          <w:rFonts w:hint="default" w:ascii="Times New Roman" w:hAnsi="Times New Roman" w:eastAsia="宋体" w:cs="Times New Roman"/>
        </w:rPr>
      </w:pPr>
      <w:r>
        <w:rPr>
          <w:rFonts w:hint="default" w:ascii="Times New Roman" w:hAnsi="Times New Roman" w:eastAsia="宋体" w:cs="Times New Roman"/>
        </w:rPr>
        <w:t xml:space="preserve">        # 输出：四元数 长度 4</w:t>
      </w:r>
    </w:p>
    <w:p w14:paraId="5797CF93">
      <w:pPr>
        <w:rPr>
          <w:rFonts w:hint="default" w:ascii="Times New Roman" w:hAnsi="Times New Roman" w:eastAsia="宋体" w:cs="Times New Roman"/>
        </w:rPr>
      </w:pPr>
      <w:r>
        <w:rPr>
          <w:rFonts w:hint="default" w:ascii="Times New Roman" w:hAnsi="Times New Roman" w:eastAsia="宋体" w:cs="Times New Roman"/>
        </w:rPr>
        <w:t xml:space="preserve">        quat_vec = nrc.VectorDouble(4)</w:t>
      </w:r>
    </w:p>
    <w:p w14:paraId="76032206">
      <w:pPr>
        <w:rPr>
          <w:rFonts w:hint="default" w:ascii="Times New Roman" w:hAnsi="Times New Roman" w:eastAsia="宋体" w:cs="Times New Roman"/>
        </w:rPr>
      </w:pPr>
    </w:p>
    <w:p w14:paraId="713D4866">
      <w:pPr>
        <w:rPr>
          <w:rFonts w:hint="default" w:ascii="Times New Roman" w:hAnsi="Times New Roman" w:eastAsia="宋体" w:cs="Times New Roman"/>
        </w:rPr>
      </w:pPr>
      <w:r>
        <w:rPr>
          <w:rFonts w:hint="default" w:ascii="Times New Roman" w:hAnsi="Times New Roman" w:eastAsia="宋体" w:cs="Times New Roman"/>
        </w:rPr>
        <w:t xml:space="preserve">        # 调用接口</w:t>
      </w:r>
    </w:p>
    <w:p w14:paraId="570F5396">
      <w:pPr>
        <w:rPr>
          <w:rFonts w:hint="default" w:ascii="Times New Roman" w:hAnsi="Times New Roman" w:eastAsia="宋体" w:cs="Times New Roman"/>
        </w:rPr>
      </w:pPr>
      <w:r>
        <w:rPr>
          <w:rFonts w:hint="default" w:ascii="Times New Roman" w:hAnsi="Times New Roman" w:eastAsia="宋体" w:cs="Times New Roman"/>
        </w:rPr>
        <w:t xml:space="preserve">        ret = nrc.get_rpy2quat(fd, rpy_vec, quat_vec)</w:t>
      </w:r>
    </w:p>
    <w:p w14:paraId="020675F1">
      <w:pPr>
        <w:rPr>
          <w:rFonts w:hint="default" w:ascii="Times New Roman" w:hAnsi="Times New Roman" w:eastAsia="宋体" w:cs="Times New Roman"/>
        </w:rPr>
      </w:pPr>
    </w:p>
    <w:p w14:paraId="4CE746DD">
      <w:pPr>
        <w:rPr>
          <w:rFonts w:hint="default" w:ascii="Times New Roman" w:hAnsi="Times New Roman" w:eastAsia="宋体" w:cs="Times New Roman"/>
        </w:rPr>
      </w:pPr>
      <w:r>
        <w:rPr>
          <w:rFonts w:hint="default" w:ascii="Times New Roman" w:hAnsi="Times New Roman" w:eastAsia="宋体" w:cs="Times New Roman"/>
        </w:rPr>
        <w:t xml:space="preserve">        # 取出四元数结果</w:t>
      </w:r>
    </w:p>
    <w:p w14:paraId="5F965B7C">
      <w:pPr>
        <w:rPr>
          <w:rFonts w:hint="default" w:ascii="Times New Roman" w:hAnsi="Times New Roman" w:eastAsia="宋体" w:cs="Times New Roman"/>
        </w:rPr>
      </w:pPr>
      <w:r>
        <w:rPr>
          <w:rFonts w:hint="default" w:ascii="Times New Roman" w:hAnsi="Times New Roman" w:eastAsia="宋体" w:cs="Times New Roman"/>
        </w:rPr>
        <w:t xml:space="preserve">        qx = quat_vec[0]</w:t>
      </w:r>
    </w:p>
    <w:p w14:paraId="264094AA">
      <w:pPr>
        <w:rPr>
          <w:rFonts w:hint="default" w:ascii="Times New Roman" w:hAnsi="Times New Roman" w:eastAsia="宋体" w:cs="Times New Roman"/>
        </w:rPr>
      </w:pPr>
      <w:r>
        <w:rPr>
          <w:rFonts w:hint="default" w:ascii="Times New Roman" w:hAnsi="Times New Roman" w:eastAsia="宋体" w:cs="Times New Roman"/>
        </w:rPr>
        <w:t xml:space="preserve">        qy = quat_vec[1]</w:t>
      </w:r>
    </w:p>
    <w:p w14:paraId="169417D3">
      <w:pPr>
        <w:rPr>
          <w:rFonts w:hint="default" w:ascii="Times New Roman" w:hAnsi="Times New Roman" w:eastAsia="宋体" w:cs="Times New Roman"/>
        </w:rPr>
      </w:pPr>
      <w:r>
        <w:rPr>
          <w:rFonts w:hint="default" w:ascii="Times New Roman" w:hAnsi="Times New Roman" w:eastAsia="宋体" w:cs="Times New Roman"/>
        </w:rPr>
        <w:t xml:space="preserve">        qz = quat_vec[2]</w:t>
      </w:r>
    </w:p>
    <w:p w14:paraId="4A62B9DE">
      <w:pPr>
        <w:rPr>
          <w:rFonts w:hint="default" w:ascii="Times New Roman" w:hAnsi="Times New Roman" w:eastAsia="宋体" w:cs="Times New Roman"/>
        </w:rPr>
      </w:pPr>
      <w:r>
        <w:rPr>
          <w:rFonts w:hint="default" w:ascii="Times New Roman" w:hAnsi="Times New Roman" w:eastAsia="宋体" w:cs="Times New Roman"/>
        </w:rPr>
        <w:t xml:space="preserve">        qw = quat_vec[3]</w:t>
      </w:r>
    </w:p>
    <w:p w14:paraId="488146AD">
      <w:pPr>
        <w:rPr>
          <w:rFonts w:hint="default" w:ascii="Times New Roman" w:hAnsi="Times New Roman" w:eastAsia="宋体" w:cs="Times New Roman"/>
        </w:rPr>
      </w:pPr>
    </w:p>
    <w:p w14:paraId="22812A33">
      <w:pPr>
        <w:rPr>
          <w:rFonts w:hint="default" w:ascii="Times New Roman" w:hAnsi="Times New Roman" w:eastAsia="宋体" w:cs="Times New Roman"/>
        </w:rPr>
      </w:pPr>
      <w:r>
        <w:rPr>
          <w:rFonts w:hint="default" w:ascii="Times New Roman" w:hAnsi="Times New Roman" w:eastAsia="宋体" w:cs="Times New Roman"/>
        </w:rPr>
        <w:t xml:space="preserve">        print(f"rpy2quat 返回值: {ret}")</w:t>
      </w:r>
    </w:p>
    <w:p w14:paraId="503CA7B7">
      <w:pPr>
        <w:rPr>
          <w:rFonts w:hint="default" w:ascii="Times New Roman" w:hAnsi="Times New Roman" w:eastAsia="宋体" w:cs="Times New Roman"/>
        </w:rPr>
      </w:pPr>
      <w:r>
        <w:rPr>
          <w:rFonts w:hint="default" w:ascii="Times New Roman" w:hAnsi="Times New Roman" w:eastAsia="宋体" w:cs="Times New Roman"/>
        </w:rPr>
        <w:t xml:space="preserve">        print(f"四元数结果: qx={qx:.3f}, qy={qy:.3f}, qz={qz:.3f}, qw={qw:.3f}")</w:t>
      </w:r>
    </w:p>
    <w:p w14:paraId="41FAF25E">
      <w:pPr>
        <w:rPr>
          <w:rFonts w:hint="default" w:ascii="Times New Roman" w:hAnsi="Times New Roman" w:eastAsia="宋体" w:cs="Times New Roman"/>
        </w:rPr>
      </w:pPr>
    </w:p>
    <w:p w14:paraId="5330E6A6">
      <w:pPr>
        <w:rPr>
          <w:rFonts w:hint="default" w:ascii="Times New Roman" w:hAnsi="Times New Roman" w:eastAsia="宋体" w:cs="Times New Roman"/>
        </w:rPr>
      </w:pPr>
      <w:r>
        <w:rPr>
          <w:rFonts w:hint="default" w:ascii="Times New Roman" w:hAnsi="Times New Roman" w:eastAsia="宋体" w:cs="Times New Roman"/>
        </w:rPr>
        <w:t xml:space="preserve">        return ret, qx, qy, qz, qw</w:t>
      </w:r>
    </w:p>
    <w:p w14:paraId="160D5ABB">
      <w:pPr>
        <w:rPr>
          <w:rFonts w:hint="default" w:ascii="Times New Roman" w:hAnsi="Times New Roman" w:eastAsia="宋体" w:cs="Times New Roman"/>
        </w:rPr>
      </w:pPr>
      <w:r>
        <w:rPr>
          <w:rFonts w:hint="default" w:ascii="Times New Roman" w:hAnsi="Times New Roman" w:eastAsia="宋体" w:cs="Times New Roman"/>
        </w:rPr>
        <w:t xml:space="preserve">    #  欧拉角 转 旋转矩阵</w:t>
      </w:r>
    </w:p>
    <w:p w14:paraId="195E650B">
      <w:pPr>
        <w:rPr>
          <w:rFonts w:hint="default" w:ascii="Times New Roman" w:hAnsi="Times New Roman" w:eastAsia="宋体" w:cs="Times New Roman"/>
        </w:rPr>
      </w:pPr>
      <w:r>
        <w:rPr>
          <w:rFonts w:hint="default" w:ascii="Times New Roman" w:hAnsi="Times New Roman" w:eastAsia="宋体" w:cs="Times New Roman"/>
        </w:rPr>
        <w:t xml:space="preserve">    def get_rpy2r(self, rx, ry, rz, socket_fd=None):</w:t>
      </w:r>
    </w:p>
    <w:p w14:paraId="555717CF">
      <w:pPr>
        <w:rPr>
          <w:rFonts w:hint="default" w:ascii="Times New Roman" w:hAnsi="Times New Roman" w:eastAsia="宋体" w:cs="Times New Roman"/>
        </w:rPr>
      </w:pPr>
      <w:r>
        <w:rPr>
          <w:rFonts w:hint="default" w:ascii="Times New Roman" w:hAnsi="Times New Roman" w:eastAsia="宋体" w:cs="Times New Roman"/>
        </w:rPr>
        <w:t xml:space="preserve">        fd = socket_fd</w:t>
      </w:r>
    </w:p>
    <w:p w14:paraId="09393E9D">
      <w:pPr>
        <w:rPr>
          <w:rFonts w:hint="default" w:ascii="Times New Roman" w:hAnsi="Times New Roman" w:eastAsia="宋体" w:cs="Times New Roman"/>
        </w:rPr>
      </w:pPr>
    </w:p>
    <w:p w14:paraId="7423BB6A">
      <w:pPr>
        <w:rPr>
          <w:rFonts w:hint="default" w:ascii="Times New Roman" w:hAnsi="Times New Roman" w:eastAsia="宋体" w:cs="Times New Roman"/>
        </w:rPr>
      </w:pPr>
      <w:r>
        <w:rPr>
          <w:rFonts w:hint="default" w:ascii="Times New Roman" w:hAnsi="Times New Roman" w:eastAsia="宋体" w:cs="Times New Roman"/>
        </w:rPr>
        <w:t xml:space="preserve">        # 输入：欧拉角 RPY 长度 3</w:t>
      </w:r>
    </w:p>
    <w:p w14:paraId="19D9BC0F">
      <w:pPr>
        <w:rPr>
          <w:rFonts w:hint="default" w:ascii="Times New Roman" w:hAnsi="Times New Roman" w:eastAsia="宋体" w:cs="Times New Roman"/>
        </w:rPr>
      </w:pPr>
      <w:r>
        <w:rPr>
          <w:rFonts w:hint="default" w:ascii="Times New Roman" w:hAnsi="Times New Roman" w:eastAsia="宋体" w:cs="Times New Roman"/>
        </w:rPr>
        <w:t xml:space="preserve">        rpy_vec = nrc.VectorDouble(3)</w:t>
      </w:r>
    </w:p>
    <w:p w14:paraId="51104A50">
      <w:pPr>
        <w:rPr>
          <w:rFonts w:hint="default" w:ascii="Times New Roman" w:hAnsi="Times New Roman" w:eastAsia="宋体" w:cs="Times New Roman"/>
        </w:rPr>
      </w:pPr>
      <w:r>
        <w:rPr>
          <w:rFonts w:hint="default" w:ascii="Times New Roman" w:hAnsi="Times New Roman" w:eastAsia="宋体" w:cs="Times New Roman"/>
        </w:rPr>
        <w:t xml:space="preserve">        rpy_vec[0] = rx</w:t>
      </w:r>
    </w:p>
    <w:p w14:paraId="78FFC81C">
      <w:pPr>
        <w:rPr>
          <w:rFonts w:hint="default" w:ascii="Times New Roman" w:hAnsi="Times New Roman" w:eastAsia="宋体" w:cs="Times New Roman"/>
        </w:rPr>
      </w:pPr>
      <w:r>
        <w:rPr>
          <w:rFonts w:hint="default" w:ascii="Times New Roman" w:hAnsi="Times New Roman" w:eastAsia="宋体" w:cs="Times New Roman"/>
        </w:rPr>
        <w:t xml:space="preserve">        rpy_vec[1] = ry</w:t>
      </w:r>
    </w:p>
    <w:p w14:paraId="07ACCD57">
      <w:pPr>
        <w:rPr>
          <w:rFonts w:hint="default" w:ascii="Times New Roman" w:hAnsi="Times New Roman" w:eastAsia="宋体" w:cs="Times New Roman"/>
        </w:rPr>
      </w:pPr>
      <w:r>
        <w:rPr>
          <w:rFonts w:hint="default" w:ascii="Times New Roman" w:hAnsi="Times New Roman" w:eastAsia="宋体" w:cs="Times New Roman"/>
        </w:rPr>
        <w:t xml:space="preserve">        rpy_vec[2] = rz</w:t>
      </w:r>
    </w:p>
    <w:p w14:paraId="0B4E3D21">
      <w:pPr>
        <w:rPr>
          <w:rFonts w:hint="default" w:ascii="Times New Roman" w:hAnsi="Times New Roman" w:eastAsia="宋体" w:cs="Times New Roman"/>
        </w:rPr>
      </w:pPr>
    </w:p>
    <w:p w14:paraId="538BC925">
      <w:pPr>
        <w:rPr>
          <w:rFonts w:hint="default" w:ascii="Times New Roman" w:hAnsi="Times New Roman" w:eastAsia="宋体" w:cs="Times New Roman"/>
        </w:rPr>
      </w:pPr>
      <w:r>
        <w:rPr>
          <w:rFonts w:hint="default" w:ascii="Times New Roman" w:hAnsi="Times New Roman" w:eastAsia="宋体" w:cs="Times New Roman"/>
        </w:rPr>
        <w:t xml:space="preserve">        # 输出：旋转矩阵 长度 9（行主序）</w:t>
      </w:r>
    </w:p>
    <w:p w14:paraId="34B06616">
      <w:pPr>
        <w:rPr>
          <w:rFonts w:hint="default" w:ascii="Times New Roman" w:hAnsi="Times New Roman" w:eastAsia="宋体" w:cs="Times New Roman"/>
        </w:rPr>
      </w:pPr>
      <w:r>
        <w:rPr>
          <w:rFonts w:hint="default" w:ascii="Times New Roman" w:hAnsi="Times New Roman" w:eastAsia="宋体" w:cs="Times New Roman"/>
        </w:rPr>
        <w:t xml:space="preserve">        r_vec = nrc.VectorDouble(9)</w:t>
      </w:r>
    </w:p>
    <w:p w14:paraId="6E492511">
      <w:pPr>
        <w:rPr>
          <w:rFonts w:hint="default" w:ascii="Times New Roman" w:hAnsi="Times New Roman" w:eastAsia="宋体" w:cs="Times New Roman"/>
        </w:rPr>
      </w:pPr>
    </w:p>
    <w:p w14:paraId="071FFD88">
      <w:pPr>
        <w:rPr>
          <w:rFonts w:hint="default" w:ascii="Times New Roman" w:hAnsi="Times New Roman" w:eastAsia="宋体" w:cs="Times New Roman"/>
        </w:rPr>
      </w:pPr>
      <w:r>
        <w:rPr>
          <w:rFonts w:hint="default" w:ascii="Times New Roman" w:hAnsi="Times New Roman" w:eastAsia="宋体" w:cs="Times New Roman"/>
        </w:rPr>
        <w:t xml:space="preserve">        # 调用官方接口</w:t>
      </w:r>
    </w:p>
    <w:p w14:paraId="714E03B9">
      <w:pPr>
        <w:rPr>
          <w:rFonts w:hint="default" w:ascii="Times New Roman" w:hAnsi="Times New Roman" w:eastAsia="宋体" w:cs="Times New Roman"/>
        </w:rPr>
      </w:pPr>
      <w:r>
        <w:rPr>
          <w:rFonts w:hint="default" w:ascii="Times New Roman" w:hAnsi="Times New Roman" w:eastAsia="宋体" w:cs="Times New Roman"/>
        </w:rPr>
        <w:t xml:space="preserve">        ret = nrc.get_rpy2r(fd, rpy_vec, r_vec)</w:t>
      </w:r>
    </w:p>
    <w:p w14:paraId="58F1CEAF">
      <w:pPr>
        <w:rPr>
          <w:rFonts w:hint="default" w:ascii="Times New Roman" w:hAnsi="Times New Roman" w:eastAsia="宋体" w:cs="Times New Roman"/>
        </w:rPr>
      </w:pPr>
    </w:p>
    <w:p w14:paraId="4F9300CA">
      <w:pPr>
        <w:rPr>
          <w:rFonts w:hint="default" w:ascii="Times New Roman" w:hAnsi="Times New Roman" w:eastAsia="宋体" w:cs="Times New Roman"/>
        </w:rPr>
      </w:pPr>
      <w:r>
        <w:rPr>
          <w:rFonts w:hint="default" w:ascii="Times New Roman" w:hAnsi="Times New Roman" w:eastAsia="宋体" w:cs="Times New Roman"/>
        </w:rPr>
        <w:t xml:space="preserve">        # 取出旋转矩阵 9 个值</w:t>
      </w:r>
    </w:p>
    <w:p w14:paraId="559230D4">
      <w:pPr>
        <w:rPr>
          <w:rFonts w:hint="default" w:ascii="Times New Roman" w:hAnsi="Times New Roman" w:eastAsia="宋体" w:cs="Times New Roman"/>
        </w:rPr>
      </w:pPr>
      <w:r>
        <w:rPr>
          <w:rFonts w:hint="default" w:ascii="Times New Roman" w:hAnsi="Times New Roman" w:eastAsia="宋体" w:cs="Times New Roman"/>
        </w:rPr>
        <w:t xml:space="preserve">        r00 = r_vec[0]</w:t>
      </w:r>
    </w:p>
    <w:p w14:paraId="646820FC">
      <w:pPr>
        <w:rPr>
          <w:rFonts w:hint="default" w:ascii="Times New Roman" w:hAnsi="Times New Roman" w:eastAsia="宋体" w:cs="Times New Roman"/>
        </w:rPr>
      </w:pPr>
      <w:r>
        <w:rPr>
          <w:rFonts w:hint="default" w:ascii="Times New Roman" w:hAnsi="Times New Roman" w:eastAsia="宋体" w:cs="Times New Roman"/>
        </w:rPr>
        <w:t xml:space="preserve">        r01 = r_vec[1]</w:t>
      </w:r>
    </w:p>
    <w:p w14:paraId="09C659F0">
      <w:pPr>
        <w:rPr>
          <w:rFonts w:hint="default" w:ascii="Times New Roman" w:hAnsi="Times New Roman" w:eastAsia="宋体" w:cs="Times New Roman"/>
        </w:rPr>
      </w:pPr>
      <w:r>
        <w:rPr>
          <w:rFonts w:hint="default" w:ascii="Times New Roman" w:hAnsi="Times New Roman" w:eastAsia="宋体" w:cs="Times New Roman"/>
        </w:rPr>
        <w:t xml:space="preserve">        r02 = r_vec[2]</w:t>
      </w:r>
    </w:p>
    <w:p w14:paraId="1974FF5E">
      <w:pPr>
        <w:rPr>
          <w:rFonts w:hint="default" w:ascii="Times New Roman" w:hAnsi="Times New Roman" w:eastAsia="宋体" w:cs="Times New Roman"/>
        </w:rPr>
      </w:pPr>
      <w:r>
        <w:rPr>
          <w:rFonts w:hint="default" w:ascii="Times New Roman" w:hAnsi="Times New Roman" w:eastAsia="宋体" w:cs="Times New Roman"/>
        </w:rPr>
        <w:t xml:space="preserve">        r10 = r_vec[3]</w:t>
      </w:r>
    </w:p>
    <w:p w14:paraId="38756EF3">
      <w:pPr>
        <w:rPr>
          <w:rFonts w:hint="default" w:ascii="Times New Roman" w:hAnsi="Times New Roman" w:eastAsia="宋体" w:cs="Times New Roman"/>
        </w:rPr>
      </w:pPr>
      <w:r>
        <w:rPr>
          <w:rFonts w:hint="default" w:ascii="Times New Roman" w:hAnsi="Times New Roman" w:eastAsia="宋体" w:cs="Times New Roman"/>
        </w:rPr>
        <w:t xml:space="preserve">        r11 = r_vec[4]</w:t>
      </w:r>
    </w:p>
    <w:p w14:paraId="0C2E23CB">
      <w:pPr>
        <w:rPr>
          <w:rFonts w:hint="default" w:ascii="Times New Roman" w:hAnsi="Times New Roman" w:eastAsia="宋体" w:cs="Times New Roman"/>
        </w:rPr>
      </w:pPr>
      <w:r>
        <w:rPr>
          <w:rFonts w:hint="default" w:ascii="Times New Roman" w:hAnsi="Times New Roman" w:eastAsia="宋体" w:cs="Times New Roman"/>
        </w:rPr>
        <w:t xml:space="preserve">        r12 = r_vec[5]</w:t>
      </w:r>
    </w:p>
    <w:p w14:paraId="611FC91C">
      <w:pPr>
        <w:rPr>
          <w:rFonts w:hint="default" w:ascii="Times New Roman" w:hAnsi="Times New Roman" w:eastAsia="宋体" w:cs="Times New Roman"/>
        </w:rPr>
      </w:pPr>
      <w:r>
        <w:rPr>
          <w:rFonts w:hint="default" w:ascii="Times New Roman" w:hAnsi="Times New Roman" w:eastAsia="宋体" w:cs="Times New Roman"/>
        </w:rPr>
        <w:t xml:space="preserve">        r20 = r_vec[6]</w:t>
      </w:r>
    </w:p>
    <w:p w14:paraId="1B731103">
      <w:pPr>
        <w:rPr>
          <w:rFonts w:hint="default" w:ascii="Times New Roman" w:hAnsi="Times New Roman" w:eastAsia="宋体" w:cs="Times New Roman"/>
        </w:rPr>
      </w:pPr>
      <w:r>
        <w:rPr>
          <w:rFonts w:hint="default" w:ascii="Times New Roman" w:hAnsi="Times New Roman" w:eastAsia="宋体" w:cs="Times New Roman"/>
        </w:rPr>
        <w:t xml:space="preserve">        r21 = r_vec[7]</w:t>
      </w:r>
    </w:p>
    <w:p w14:paraId="286071C3">
      <w:pPr>
        <w:rPr>
          <w:rFonts w:hint="default" w:ascii="Times New Roman" w:hAnsi="Times New Roman" w:eastAsia="宋体" w:cs="Times New Roman"/>
        </w:rPr>
      </w:pPr>
      <w:r>
        <w:rPr>
          <w:rFonts w:hint="default" w:ascii="Times New Roman" w:hAnsi="Times New Roman" w:eastAsia="宋体" w:cs="Times New Roman"/>
        </w:rPr>
        <w:t xml:space="preserve">        r22 = r_vec[8]</w:t>
      </w:r>
    </w:p>
    <w:p w14:paraId="16F91F3B">
      <w:pPr>
        <w:rPr>
          <w:rFonts w:hint="default" w:ascii="Times New Roman" w:hAnsi="Times New Roman" w:eastAsia="宋体" w:cs="Times New Roman"/>
        </w:rPr>
      </w:pPr>
    </w:p>
    <w:p w14:paraId="6E2FE8A8">
      <w:pPr>
        <w:rPr>
          <w:rFonts w:hint="default" w:ascii="Times New Roman" w:hAnsi="Times New Roman" w:eastAsia="宋体" w:cs="Times New Roman"/>
        </w:rPr>
      </w:pPr>
      <w:r>
        <w:rPr>
          <w:rFonts w:hint="default" w:ascii="Times New Roman" w:hAnsi="Times New Roman" w:eastAsia="宋体" w:cs="Times New Roman"/>
        </w:rPr>
        <w:t xml:space="preserve">        # 打印</w:t>
      </w:r>
    </w:p>
    <w:p w14:paraId="3EFD6726">
      <w:pPr>
        <w:rPr>
          <w:rFonts w:hint="default" w:ascii="Times New Roman" w:hAnsi="Times New Roman" w:eastAsia="宋体" w:cs="Times New Roman"/>
        </w:rPr>
      </w:pPr>
      <w:r>
        <w:rPr>
          <w:rFonts w:hint="default" w:ascii="Times New Roman" w:hAnsi="Times New Roman" w:eastAsia="宋体" w:cs="Times New Roman"/>
        </w:rPr>
        <w:t xml:space="preserve">        print(f"rpy2r 返回值: {ret}")</w:t>
      </w:r>
    </w:p>
    <w:p w14:paraId="1A6AE8DC">
      <w:pPr>
        <w:rPr>
          <w:rFonts w:hint="default" w:ascii="Times New Roman" w:hAnsi="Times New Roman" w:eastAsia="宋体" w:cs="Times New Roman"/>
        </w:rPr>
      </w:pPr>
      <w:r>
        <w:rPr>
          <w:rFonts w:hint="default" w:ascii="Times New Roman" w:hAnsi="Times New Roman" w:eastAsia="宋体" w:cs="Times New Roman"/>
        </w:rPr>
        <w:t xml:space="preserve">        print(f"旋转矩阵结果: r00={r00:.3f}, r01={r01:.3f}, r02={r02:.3f}")</w:t>
      </w:r>
    </w:p>
    <w:p w14:paraId="1274016A">
      <w:pPr>
        <w:rPr>
          <w:rFonts w:hint="default" w:ascii="Times New Roman" w:hAnsi="Times New Roman" w:eastAsia="宋体" w:cs="Times New Roman"/>
        </w:rPr>
      </w:pPr>
      <w:r>
        <w:rPr>
          <w:rFonts w:hint="default" w:ascii="Times New Roman" w:hAnsi="Times New Roman" w:eastAsia="宋体" w:cs="Times New Roman"/>
        </w:rPr>
        <w:t xml:space="preserve">        print(f"              r10={r10:.3f}, r11={r11:.3f}, r12={r12:.3f}")</w:t>
      </w:r>
    </w:p>
    <w:p w14:paraId="0766E98C">
      <w:pPr>
        <w:rPr>
          <w:rFonts w:hint="default" w:ascii="Times New Roman" w:hAnsi="Times New Roman" w:eastAsia="宋体" w:cs="Times New Roman"/>
        </w:rPr>
      </w:pPr>
      <w:r>
        <w:rPr>
          <w:rFonts w:hint="default" w:ascii="Times New Roman" w:hAnsi="Times New Roman" w:eastAsia="宋体" w:cs="Times New Roman"/>
        </w:rPr>
        <w:t xml:space="preserve">        print(f"              r20={r20:.3f}, r21={r21:.3f}, r22={r22:.3f}")</w:t>
      </w:r>
    </w:p>
    <w:p w14:paraId="121A4F84">
      <w:pPr>
        <w:rPr>
          <w:rFonts w:hint="default" w:ascii="Times New Roman" w:hAnsi="Times New Roman" w:eastAsia="宋体" w:cs="Times New Roman"/>
        </w:rPr>
      </w:pPr>
    </w:p>
    <w:p w14:paraId="16694283">
      <w:pPr>
        <w:rPr>
          <w:rFonts w:hint="default" w:ascii="Times New Roman" w:hAnsi="Times New Roman" w:eastAsia="宋体" w:cs="Times New Roman"/>
        </w:rPr>
      </w:pPr>
      <w:r>
        <w:rPr>
          <w:rFonts w:hint="default" w:ascii="Times New Roman" w:hAnsi="Times New Roman" w:eastAsia="宋体" w:cs="Times New Roman"/>
        </w:rPr>
        <w:t xml:space="preserve">        # 返回：ret + 9个矩阵值</w:t>
      </w:r>
    </w:p>
    <w:p w14:paraId="5F2960F9">
      <w:pPr>
        <w:rPr>
          <w:rFonts w:hint="default" w:ascii="Times New Roman" w:hAnsi="Times New Roman" w:eastAsia="宋体" w:cs="Times New Roman"/>
        </w:rPr>
      </w:pPr>
      <w:r>
        <w:rPr>
          <w:rFonts w:hint="default" w:ascii="Times New Roman" w:hAnsi="Times New Roman" w:eastAsia="宋体" w:cs="Times New Roman"/>
        </w:rPr>
        <w:t xml:space="preserve">        return ret, r00, r01, r02, r10, r11, r12, r20, r21, r22</w:t>
      </w:r>
    </w:p>
    <w:p w14:paraId="517A11F0">
      <w:pPr>
        <w:rPr>
          <w:rFonts w:hint="default" w:ascii="Times New Roman" w:hAnsi="Times New Roman" w:eastAsia="宋体" w:cs="Times New Roman"/>
        </w:rPr>
      </w:pPr>
      <w:r>
        <w:rPr>
          <w:rFonts w:hint="default" w:ascii="Times New Roman" w:hAnsi="Times New Roman" w:eastAsia="宋体" w:cs="Times New Roman"/>
        </w:rPr>
        <w:t xml:space="preserve">    #位姿 转 旋转矩阵</w:t>
      </w:r>
    </w:p>
    <w:p w14:paraId="530F0A17">
      <w:pPr>
        <w:rPr>
          <w:rFonts w:hint="default" w:ascii="Times New Roman" w:hAnsi="Times New Roman" w:eastAsia="宋体" w:cs="Times New Roman"/>
        </w:rPr>
      </w:pPr>
      <w:r>
        <w:rPr>
          <w:rFonts w:hint="default" w:ascii="Times New Roman" w:hAnsi="Times New Roman" w:eastAsia="宋体" w:cs="Times New Roman"/>
        </w:rPr>
        <w:t xml:space="preserve">    def get_rt2r(self, tr_matrix, socket_fd=None):</w:t>
      </w:r>
    </w:p>
    <w:p w14:paraId="0302EF66">
      <w:pPr>
        <w:rPr>
          <w:rFonts w:hint="default" w:ascii="Times New Roman" w:hAnsi="Times New Roman" w:eastAsia="宋体" w:cs="Times New Roman"/>
        </w:rPr>
      </w:pPr>
      <w:r>
        <w:rPr>
          <w:rFonts w:hint="default" w:ascii="Times New Roman" w:hAnsi="Times New Roman" w:eastAsia="宋体" w:cs="Times New Roman"/>
        </w:rPr>
        <w:t xml:space="preserve">        fd = socket_fd</w:t>
      </w:r>
    </w:p>
    <w:p w14:paraId="22A6C3C5">
      <w:pPr>
        <w:rPr>
          <w:rFonts w:hint="default" w:ascii="Times New Roman" w:hAnsi="Times New Roman" w:eastAsia="宋体" w:cs="Times New Roman"/>
        </w:rPr>
      </w:pPr>
    </w:p>
    <w:p w14:paraId="72B11A62">
      <w:pPr>
        <w:rPr>
          <w:rFonts w:hint="default" w:ascii="Times New Roman" w:hAnsi="Times New Roman" w:eastAsia="宋体" w:cs="Times New Roman"/>
        </w:rPr>
      </w:pPr>
      <w:r>
        <w:rPr>
          <w:rFonts w:hint="default" w:ascii="Times New Roman" w:hAnsi="Times New Roman" w:eastAsia="宋体" w:cs="Times New Roman"/>
        </w:rPr>
        <w:t xml:space="preserve">        # 输入：位姿矩阵 长度 16（行主序）</w:t>
      </w:r>
    </w:p>
    <w:p w14:paraId="0F4E0CD4">
      <w:pPr>
        <w:rPr>
          <w:rFonts w:hint="default" w:ascii="Times New Roman" w:hAnsi="Times New Roman" w:eastAsia="宋体" w:cs="Times New Roman"/>
        </w:rPr>
      </w:pPr>
      <w:r>
        <w:rPr>
          <w:rFonts w:hint="default" w:ascii="Times New Roman" w:hAnsi="Times New Roman" w:eastAsia="宋体" w:cs="Times New Roman"/>
        </w:rPr>
        <w:t xml:space="preserve">        tr_vec = nrc.VectorDouble(16)</w:t>
      </w:r>
    </w:p>
    <w:p w14:paraId="404ED1CB">
      <w:pPr>
        <w:rPr>
          <w:rFonts w:hint="default" w:ascii="Times New Roman" w:hAnsi="Times New Roman" w:eastAsia="宋体" w:cs="Times New Roman"/>
        </w:rPr>
      </w:pPr>
      <w:r>
        <w:rPr>
          <w:rFonts w:hint="default" w:ascii="Times New Roman" w:hAnsi="Times New Roman" w:eastAsia="宋体" w:cs="Times New Roman"/>
        </w:rPr>
        <w:t xml:space="preserve">        for i in range(16):</w:t>
      </w:r>
    </w:p>
    <w:p w14:paraId="2AD33C1A">
      <w:pPr>
        <w:rPr>
          <w:rFonts w:hint="default" w:ascii="Times New Roman" w:hAnsi="Times New Roman" w:eastAsia="宋体" w:cs="Times New Roman"/>
        </w:rPr>
      </w:pPr>
      <w:r>
        <w:rPr>
          <w:rFonts w:hint="default" w:ascii="Times New Roman" w:hAnsi="Times New Roman" w:eastAsia="宋体" w:cs="Times New Roman"/>
        </w:rPr>
        <w:t xml:space="preserve">            tr_vec[i] = tr_matrix[i]</w:t>
      </w:r>
    </w:p>
    <w:p w14:paraId="04B585BE">
      <w:pPr>
        <w:rPr>
          <w:rFonts w:hint="default" w:ascii="Times New Roman" w:hAnsi="Times New Roman" w:eastAsia="宋体" w:cs="Times New Roman"/>
        </w:rPr>
      </w:pPr>
    </w:p>
    <w:p w14:paraId="42D88AC3">
      <w:pPr>
        <w:rPr>
          <w:rFonts w:hint="default" w:ascii="Times New Roman" w:hAnsi="Times New Roman" w:eastAsia="宋体" w:cs="Times New Roman"/>
        </w:rPr>
      </w:pPr>
      <w:r>
        <w:rPr>
          <w:rFonts w:hint="default" w:ascii="Times New Roman" w:hAnsi="Times New Roman" w:eastAsia="宋体" w:cs="Times New Roman"/>
        </w:rPr>
        <w:t xml:space="preserve">        # 输出：旋转矩阵 长度 9（行主序）</w:t>
      </w:r>
    </w:p>
    <w:p w14:paraId="08503249">
      <w:pPr>
        <w:rPr>
          <w:rFonts w:hint="default" w:ascii="Times New Roman" w:hAnsi="Times New Roman" w:eastAsia="宋体" w:cs="Times New Roman"/>
        </w:rPr>
      </w:pPr>
      <w:r>
        <w:rPr>
          <w:rFonts w:hint="default" w:ascii="Times New Roman" w:hAnsi="Times New Roman" w:eastAsia="宋体" w:cs="Times New Roman"/>
        </w:rPr>
        <w:t xml:space="preserve">        r_vec = nrc.VectorDouble(9)</w:t>
      </w:r>
    </w:p>
    <w:p w14:paraId="07A5CD06">
      <w:pPr>
        <w:rPr>
          <w:rFonts w:hint="default" w:ascii="Times New Roman" w:hAnsi="Times New Roman" w:eastAsia="宋体" w:cs="Times New Roman"/>
        </w:rPr>
      </w:pPr>
    </w:p>
    <w:p w14:paraId="7EB722FC">
      <w:pPr>
        <w:rPr>
          <w:rFonts w:hint="default" w:ascii="Times New Roman" w:hAnsi="Times New Roman" w:eastAsia="宋体" w:cs="Times New Roman"/>
        </w:rPr>
      </w:pPr>
      <w:r>
        <w:rPr>
          <w:rFonts w:hint="default" w:ascii="Times New Roman" w:hAnsi="Times New Roman" w:eastAsia="宋体" w:cs="Times New Roman"/>
        </w:rPr>
        <w:t xml:space="preserve">        # 调用接口</w:t>
      </w:r>
    </w:p>
    <w:p w14:paraId="52C62C82">
      <w:pPr>
        <w:rPr>
          <w:rFonts w:hint="default" w:ascii="Times New Roman" w:hAnsi="Times New Roman" w:eastAsia="宋体" w:cs="Times New Roman"/>
        </w:rPr>
      </w:pPr>
      <w:r>
        <w:rPr>
          <w:rFonts w:hint="default" w:ascii="Times New Roman" w:hAnsi="Times New Roman" w:eastAsia="宋体" w:cs="Times New Roman"/>
        </w:rPr>
        <w:t xml:space="preserve">        ret = nrc.get_tr2r(fd, tr_vec, r_vec)</w:t>
      </w:r>
    </w:p>
    <w:p w14:paraId="17A666F3">
      <w:pPr>
        <w:rPr>
          <w:rFonts w:hint="default" w:ascii="Times New Roman" w:hAnsi="Times New Roman" w:eastAsia="宋体" w:cs="Times New Roman"/>
        </w:rPr>
      </w:pPr>
    </w:p>
    <w:p w14:paraId="65C82515">
      <w:pPr>
        <w:rPr>
          <w:rFonts w:hint="default" w:ascii="Times New Roman" w:hAnsi="Times New Roman" w:eastAsia="宋体" w:cs="Times New Roman"/>
        </w:rPr>
      </w:pPr>
      <w:r>
        <w:rPr>
          <w:rFonts w:hint="default" w:ascii="Times New Roman" w:hAnsi="Times New Roman" w:eastAsia="宋体" w:cs="Times New Roman"/>
        </w:rPr>
        <w:t xml:space="preserve">        # 取出旋转矩阵 9 个值</w:t>
      </w:r>
    </w:p>
    <w:p w14:paraId="4A43884B">
      <w:pPr>
        <w:rPr>
          <w:rFonts w:hint="default" w:ascii="Times New Roman" w:hAnsi="Times New Roman" w:eastAsia="宋体" w:cs="Times New Roman"/>
        </w:rPr>
      </w:pPr>
      <w:r>
        <w:rPr>
          <w:rFonts w:hint="default" w:ascii="Times New Roman" w:hAnsi="Times New Roman" w:eastAsia="宋体" w:cs="Times New Roman"/>
        </w:rPr>
        <w:t xml:space="preserve">        r00 = r_vec[0]</w:t>
      </w:r>
    </w:p>
    <w:p w14:paraId="1BD09424">
      <w:pPr>
        <w:rPr>
          <w:rFonts w:hint="default" w:ascii="Times New Roman" w:hAnsi="Times New Roman" w:eastAsia="宋体" w:cs="Times New Roman"/>
        </w:rPr>
      </w:pPr>
      <w:r>
        <w:rPr>
          <w:rFonts w:hint="default" w:ascii="Times New Roman" w:hAnsi="Times New Roman" w:eastAsia="宋体" w:cs="Times New Roman"/>
        </w:rPr>
        <w:t xml:space="preserve">        r01 = r_vec[1]</w:t>
      </w:r>
    </w:p>
    <w:p w14:paraId="2BCFFC53">
      <w:pPr>
        <w:rPr>
          <w:rFonts w:hint="default" w:ascii="Times New Roman" w:hAnsi="Times New Roman" w:eastAsia="宋体" w:cs="Times New Roman"/>
        </w:rPr>
      </w:pPr>
      <w:r>
        <w:rPr>
          <w:rFonts w:hint="default" w:ascii="Times New Roman" w:hAnsi="Times New Roman" w:eastAsia="宋体" w:cs="Times New Roman"/>
        </w:rPr>
        <w:t xml:space="preserve">        r02 = r_vec[2]</w:t>
      </w:r>
    </w:p>
    <w:p w14:paraId="650FCE6C">
      <w:pPr>
        <w:rPr>
          <w:rFonts w:hint="default" w:ascii="Times New Roman" w:hAnsi="Times New Roman" w:eastAsia="宋体" w:cs="Times New Roman"/>
        </w:rPr>
      </w:pPr>
      <w:r>
        <w:rPr>
          <w:rFonts w:hint="default" w:ascii="Times New Roman" w:hAnsi="Times New Roman" w:eastAsia="宋体" w:cs="Times New Roman"/>
        </w:rPr>
        <w:t xml:space="preserve">        r10 = r_vec[3]</w:t>
      </w:r>
    </w:p>
    <w:p w14:paraId="2A6EF002">
      <w:pPr>
        <w:rPr>
          <w:rFonts w:hint="default" w:ascii="Times New Roman" w:hAnsi="Times New Roman" w:eastAsia="宋体" w:cs="Times New Roman"/>
        </w:rPr>
      </w:pPr>
      <w:r>
        <w:rPr>
          <w:rFonts w:hint="default" w:ascii="Times New Roman" w:hAnsi="Times New Roman" w:eastAsia="宋体" w:cs="Times New Roman"/>
        </w:rPr>
        <w:t xml:space="preserve">        r11 = r_vec[4]</w:t>
      </w:r>
    </w:p>
    <w:p w14:paraId="7CFA5058">
      <w:pPr>
        <w:rPr>
          <w:rFonts w:hint="default" w:ascii="Times New Roman" w:hAnsi="Times New Roman" w:eastAsia="宋体" w:cs="Times New Roman"/>
        </w:rPr>
      </w:pPr>
      <w:r>
        <w:rPr>
          <w:rFonts w:hint="default" w:ascii="Times New Roman" w:hAnsi="Times New Roman" w:eastAsia="宋体" w:cs="Times New Roman"/>
        </w:rPr>
        <w:t xml:space="preserve">        r12 = r_vec[5]</w:t>
      </w:r>
    </w:p>
    <w:p w14:paraId="29E93515">
      <w:pPr>
        <w:rPr>
          <w:rFonts w:hint="default" w:ascii="Times New Roman" w:hAnsi="Times New Roman" w:eastAsia="宋体" w:cs="Times New Roman"/>
        </w:rPr>
      </w:pPr>
      <w:r>
        <w:rPr>
          <w:rFonts w:hint="default" w:ascii="Times New Roman" w:hAnsi="Times New Roman" w:eastAsia="宋体" w:cs="Times New Roman"/>
        </w:rPr>
        <w:t xml:space="preserve">        r20 = r_vec[6]</w:t>
      </w:r>
    </w:p>
    <w:p w14:paraId="72A63CDE">
      <w:pPr>
        <w:rPr>
          <w:rFonts w:hint="default" w:ascii="Times New Roman" w:hAnsi="Times New Roman" w:eastAsia="宋体" w:cs="Times New Roman"/>
        </w:rPr>
      </w:pPr>
      <w:r>
        <w:rPr>
          <w:rFonts w:hint="default" w:ascii="Times New Roman" w:hAnsi="Times New Roman" w:eastAsia="宋体" w:cs="Times New Roman"/>
        </w:rPr>
        <w:t xml:space="preserve">        r21 = r_vec[7]</w:t>
      </w:r>
    </w:p>
    <w:p w14:paraId="6E7A1379">
      <w:pPr>
        <w:rPr>
          <w:rFonts w:hint="default" w:ascii="Times New Roman" w:hAnsi="Times New Roman" w:eastAsia="宋体" w:cs="Times New Roman"/>
        </w:rPr>
      </w:pPr>
      <w:r>
        <w:rPr>
          <w:rFonts w:hint="default" w:ascii="Times New Roman" w:hAnsi="Times New Roman" w:eastAsia="宋体" w:cs="Times New Roman"/>
        </w:rPr>
        <w:t xml:space="preserve">        r22 = r_vec[8]</w:t>
      </w:r>
    </w:p>
    <w:p w14:paraId="5C49E87D">
      <w:pPr>
        <w:rPr>
          <w:rFonts w:hint="default" w:ascii="Times New Roman" w:hAnsi="Times New Roman" w:eastAsia="宋体" w:cs="Times New Roman"/>
        </w:rPr>
      </w:pPr>
    </w:p>
    <w:p w14:paraId="1A68F408">
      <w:pPr>
        <w:rPr>
          <w:rFonts w:hint="default" w:ascii="Times New Roman" w:hAnsi="Times New Roman" w:eastAsia="宋体" w:cs="Times New Roman"/>
        </w:rPr>
      </w:pPr>
      <w:r>
        <w:rPr>
          <w:rFonts w:hint="default" w:ascii="Times New Roman" w:hAnsi="Times New Roman" w:eastAsia="宋体" w:cs="Times New Roman"/>
        </w:rPr>
        <w:t xml:space="preserve">        # 打印</w:t>
      </w:r>
    </w:p>
    <w:p w14:paraId="47668A9B">
      <w:pPr>
        <w:rPr>
          <w:rFonts w:hint="default" w:ascii="Times New Roman" w:hAnsi="Times New Roman" w:eastAsia="宋体" w:cs="Times New Roman"/>
        </w:rPr>
      </w:pPr>
      <w:r>
        <w:rPr>
          <w:rFonts w:hint="default" w:ascii="Times New Roman" w:hAnsi="Times New Roman" w:eastAsia="宋体" w:cs="Times New Roman"/>
        </w:rPr>
        <w:t xml:space="preserve">        print(f"rt2r 返回值: {ret}")</w:t>
      </w:r>
    </w:p>
    <w:p w14:paraId="43E042E3">
      <w:pPr>
        <w:rPr>
          <w:rFonts w:hint="default" w:ascii="Times New Roman" w:hAnsi="Times New Roman" w:eastAsia="宋体" w:cs="Times New Roman"/>
        </w:rPr>
      </w:pPr>
      <w:r>
        <w:rPr>
          <w:rFonts w:hint="default" w:ascii="Times New Roman" w:hAnsi="Times New Roman" w:eastAsia="宋体" w:cs="Times New Roman"/>
        </w:rPr>
        <w:t xml:space="preserve">        print(f"旋转矩阵结果: r00={r00:.3f}, r01={r01:.3f}, r02={r02:.3f}")</w:t>
      </w:r>
    </w:p>
    <w:p w14:paraId="0D72CB7F">
      <w:pPr>
        <w:rPr>
          <w:rFonts w:hint="default" w:ascii="Times New Roman" w:hAnsi="Times New Roman" w:eastAsia="宋体" w:cs="Times New Roman"/>
        </w:rPr>
      </w:pPr>
      <w:r>
        <w:rPr>
          <w:rFonts w:hint="default" w:ascii="Times New Roman" w:hAnsi="Times New Roman" w:eastAsia="宋体" w:cs="Times New Roman"/>
        </w:rPr>
        <w:t xml:space="preserve">        print(f"              r10={r10:.3f}, r11={r11:.3f}, r12={r12:.3f}")</w:t>
      </w:r>
    </w:p>
    <w:p w14:paraId="07F57020">
      <w:pPr>
        <w:rPr>
          <w:rFonts w:hint="default" w:ascii="Times New Roman" w:hAnsi="Times New Roman" w:eastAsia="宋体" w:cs="Times New Roman"/>
        </w:rPr>
      </w:pPr>
      <w:r>
        <w:rPr>
          <w:rFonts w:hint="default" w:ascii="Times New Roman" w:hAnsi="Times New Roman" w:eastAsia="宋体" w:cs="Times New Roman"/>
        </w:rPr>
        <w:t xml:space="preserve">        print(f"              r20={r20:.3f}, r21={r21:.3f}, r22={r22:.3f}")</w:t>
      </w:r>
    </w:p>
    <w:p w14:paraId="6DDB3CCF">
      <w:pPr>
        <w:rPr>
          <w:rFonts w:hint="default" w:ascii="Times New Roman" w:hAnsi="Times New Roman" w:eastAsia="宋体" w:cs="Times New Roman"/>
        </w:rPr>
      </w:pPr>
    </w:p>
    <w:p w14:paraId="0EB8D274">
      <w:pPr>
        <w:rPr>
          <w:rFonts w:hint="default" w:ascii="Times New Roman" w:hAnsi="Times New Roman" w:eastAsia="宋体" w:cs="Times New Roman"/>
        </w:rPr>
      </w:pPr>
      <w:r>
        <w:rPr>
          <w:rFonts w:hint="default" w:ascii="Times New Roman" w:hAnsi="Times New Roman" w:eastAsia="宋体" w:cs="Times New Roman"/>
        </w:rPr>
        <w:t xml:space="preserve">        # 返回格式ret + 9个矩阵值</w:t>
      </w:r>
    </w:p>
    <w:p w14:paraId="636E6C5A">
      <w:pPr>
        <w:rPr>
          <w:rFonts w:hint="default" w:ascii="Times New Roman" w:hAnsi="Times New Roman" w:eastAsia="宋体" w:cs="Times New Roman"/>
        </w:rPr>
      </w:pPr>
      <w:r>
        <w:rPr>
          <w:rFonts w:hint="default" w:ascii="Times New Roman" w:hAnsi="Times New Roman" w:eastAsia="宋体" w:cs="Times New Roman"/>
        </w:rPr>
        <w:t xml:space="preserve">        return ret, r00, r01, r02, r10, r11, r12, r20, r21, r22</w:t>
      </w:r>
    </w:p>
    <w:p w14:paraId="1E3FAC16">
      <w:pPr>
        <w:rPr>
          <w:rFonts w:hint="default" w:ascii="Times New Roman" w:hAnsi="Times New Roman" w:eastAsia="宋体" w:cs="Times New Roman"/>
        </w:rPr>
      </w:pPr>
      <w:r>
        <w:rPr>
          <w:rFonts w:hint="default" w:ascii="Times New Roman" w:hAnsi="Times New Roman" w:eastAsia="宋体" w:cs="Times New Roman"/>
        </w:rPr>
        <w:t xml:space="preserve">    # 旋转矩阵 转 位姿矩阵</w:t>
      </w:r>
    </w:p>
    <w:p w14:paraId="0BB99758">
      <w:pPr>
        <w:rPr>
          <w:rFonts w:hint="default" w:ascii="Times New Roman" w:hAnsi="Times New Roman" w:eastAsia="宋体" w:cs="Times New Roman"/>
        </w:rPr>
      </w:pPr>
      <w:r>
        <w:rPr>
          <w:rFonts w:hint="default" w:ascii="Times New Roman" w:hAnsi="Times New Roman" w:eastAsia="宋体" w:cs="Times New Roman"/>
        </w:rPr>
        <w:t xml:space="preserve">    def get_r2tr(self, r00, r01, r02, r10, r11, r12, r20, r21, r22, socket_fd=None):</w:t>
      </w:r>
    </w:p>
    <w:p w14:paraId="69EFCC27">
      <w:pPr>
        <w:rPr>
          <w:rFonts w:hint="default" w:ascii="Times New Roman" w:hAnsi="Times New Roman" w:eastAsia="宋体" w:cs="Times New Roman"/>
        </w:rPr>
      </w:pPr>
      <w:r>
        <w:rPr>
          <w:rFonts w:hint="default" w:ascii="Times New Roman" w:hAnsi="Times New Roman" w:eastAsia="宋体" w:cs="Times New Roman"/>
        </w:rPr>
        <w:t xml:space="preserve">        fd = socket_fd</w:t>
      </w:r>
    </w:p>
    <w:p w14:paraId="2F77F56C">
      <w:pPr>
        <w:rPr>
          <w:rFonts w:hint="default" w:ascii="Times New Roman" w:hAnsi="Times New Roman" w:eastAsia="宋体" w:cs="Times New Roman"/>
        </w:rPr>
      </w:pPr>
    </w:p>
    <w:p w14:paraId="280EF060">
      <w:pPr>
        <w:rPr>
          <w:rFonts w:hint="default" w:ascii="Times New Roman" w:hAnsi="Times New Roman" w:eastAsia="宋体" w:cs="Times New Roman"/>
        </w:rPr>
      </w:pPr>
      <w:r>
        <w:rPr>
          <w:rFonts w:hint="default" w:ascii="Times New Roman" w:hAnsi="Times New Roman" w:eastAsia="宋体" w:cs="Times New Roman"/>
        </w:rPr>
        <w:t xml:space="preserve">        # 输入：旋转矩阵 长度9（行主序）</w:t>
      </w:r>
    </w:p>
    <w:p w14:paraId="602858EE">
      <w:pPr>
        <w:rPr>
          <w:rFonts w:hint="default" w:ascii="Times New Roman" w:hAnsi="Times New Roman" w:eastAsia="宋体" w:cs="Times New Roman"/>
        </w:rPr>
      </w:pPr>
      <w:r>
        <w:rPr>
          <w:rFonts w:hint="default" w:ascii="Times New Roman" w:hAnsi="Times New Roman" w:eastAsia="宋体" w:cs="Times New Roman"/>
        </w:rPr>
        <w:t xml:space="preserve">        r_vec = nrc.VectorDouble(9)</w:t>
      </w:r>
    </w:p>
    <w:p w14:paraId="06E89C4C">
      <w:pPr>
        <w:rPr>
          <w:rFonts w:hint="default" w:ascii="Times New Roman" w:hAnsi="Times New Roman" w:eastAsia="宋体" w:cs="Times New Roman"/>
        </w:rPr>
      </w:pPr>
      <w:r>
        <w:rPr>
          <w:rFonts w:hint="default" w:ascii="Times New Roman" w:hAnsi="Times New Roman" w:eastAsia="宋体" w:cs="Times New Roman"/>
        </w:rPr>
        <w:t xml:space="preserve">        r_vec[0] = r00</w:t>
      </w:r>
    </w:p>
    <w:p w14:paraId="24C0D06D">
      <w:pPr>
        <w:rPr>
          <w:rFonts w:hint="default" w:ascii="Times New Roman" w:hAnsi="Times New Roman" w:eastAsia="宋体" w:cs="Times New Roman"/>
        </w:rPr>
      </w:pPr>
      <w:r>
        <w:rPr>
          <w:rFonts w:hint="default" w:ascii="Times New Roman" w:hAnsi="Times New Roman" w:eastAsia="宋体" w:cs="Times New Roman"/>
        </w:rPr>
        <w:t xml:space="preserve">        r_vec[1] = r01</w:t>
      </w:r>
    </w:p>
    <w:p w14:paraId="14089DA6">
      <w:pPr>
        <w:rPr>
          <w:rFonts w:hint="default" w:ascii="Times New Roman" w:hAnsi="Times New Roman" w:eastAsia="宋体" w:cs="Times New Roman"/>
        </w:rPr>
      </w:pPr>
      <w:r>
        <w:rPr>
          <w:rFonts w:hint="default" w:ascii="Times New Roman" w:hAnsi="Times New Roman" w:eastAsia="宋体" w:cs="Times New Roman"/>
        </w:rPr>
        <w:t xml:space="preserve">        r_vec[2] = r02</w:t>
      </w:r>
    </w:p>
    <w:p w14:paraId="299497B0">
      <w:pPr>
        <w:rPr>
          <w:rFonts w:hint="default" w:ascii="Times New Roman" w:hAnsi="Times New Roman" w:eastAsia="宋体" w:cs="Times New Roman"/>
        </w:rPr>
      </w:pPr>
      <w:r>
        <w:rPr>
          <w:rFonts w:hint="default" w:ascii="Times New Roman" w:hAnsi="Times New Roman" w:eastAsia="宋体" w:cs="Times New Roman"/>
        </w:rPr>
        <w:t xml:space="preserve">        r_vec[3] = r10</w:t>
      </w:r>
    </w:p>
    <w:p w14:paraId="448BFF1F">
      <w:pPr>
        <w:rPr>
          <w:rFonts w:hint="default" w:ascii="Times New Roman" w:hAnsi="Times New Roman" w:eastAsia="宋体" w:cs="Times New Roman"/>
        </w:rPr>
      </w:pPr>
      <w:r>
        <w:rPr>
          <w:rFonts w:hint="default" w:ascii="Times New Roman" w:hAnsi="Times New Roman" w:eastAsia="宋体" w:cs="Times New Roman"/>
        </w:rPr>
        <w:t xml:space="preserve">        r_vec[4] = r11</w:t>
      </w:r>
    </w:p>
    <w:p w14:paraId="49C72D57">
      <w:pPr>
        <w:rPr>
          <w:rFonts w:hint="default" w:ascii="Times New Roman" w:hAnsi="Times New Roman" w:eastAsia="宋体" w:cs="Times New Roman"/>
        </w:rPr>
      </w:pPr>
      <w:r>
        <w:rPr>
          <w:rFonts w:hint="default" w:ascii="Times New Roman" w:hAnsi="Times New Roman" w:eastAsia="宋体" w:cs="Times New Roman"/>
        </w:rPr>
        <w:t xml:space="preserve">        r_vec[5] = r12</w:t>
      </w:r>
    </w:p>
    <w:p w14:paraId="79233DB7">
      <w:pPr>
        <w:rPr>
          <w:rFonts w:hint="default" w:ascii="Times New Roman" w:hAnsi="Times New Roman" w:eastAsia="宋体" w:cs="Times New Roman"/>
        </w:rPr>
      </w:pPr>
      <w:r>
        <w:rPr>
          <w:rFonts w:hint="default" w:ascii="Times New Roman" w:hAnsi="Times New Roman" w:eastAsia="宋体" w:cs="Times New Roman"/>
        </w:rPr>
        <w:t xml:space="preserve">        r_vec[6] = r20</w:t>
      </w:r>
    </w:p>
    <w:p w14:paraId="580390E3">
      <w:pPr>
        <w:rPr>
          <w:rFonts w:hint="default" w:ascii="Times New Roman" w:hAnsi="Times New Roman" w:eastAsia="宋体" w:cs="Times New Roman"/>
        </w:rPr>
      </w:pPr>
      <w:r>
        <w:rPr>
          <w:rFonts w:hint="default" w:ascii="Times New Roman" w:hAnsi="Times New Roman" w:eastAsia="宋体" w:cs="Times New Roman"/>
        </w:rPr>
        <w:t xml:space="preserve">        r_vec[7] = r21</w:t>
      </w:r>
    </w:p>
    <w:p w14:paraId="1BDA349A">
      <w:pPr>
        <w:rPr>
          <w:rFonts w:hint="default" w:ascii="Times New Roman" w:hAnsi="Times New Roman" w:eastAsia="宋体" w:cs="Times New Roman"/>
        </w:rPr>
      </w:pPr>
      <w:r>
        <w:rPr>
          <w:rFonts w:hint="default" w:ascii="Times New Roman" w:hAnsi="Times New Roman" w:eastAsia="宋体" w:cs="Times New Roman"/>
        </w:rPr>
        <w:t xml:space="preserve">        r_vec[8] = r22</w:t>
      </w:r>
    </w:p>
    <w:p w14:paraId="1D20AD26">
      <w:pPr>
        <w:rPr>
          <w:rFonts w:hint="default" w:ascii="Times New Roman" w:hAnsi="Times New Roman" w:eastAsia="宋体" w:cs="Times New Roman"/>
        </w:rPr>
      </w:pPr>
    </w:p>
    <w:p w14:paraId="099F3CEF">
      <w:pPr>
        <w:rPr>
          <w:rFonts w:hint="default" w:ascii="Times New Roman" w:hAnsi="Times New Roman" w:eastAsia="宋体" w:cs="Times New Roman"/>
        </w:rPr>
      </w:pPr>
      <w:r>
        <w:rPr>
          <w:rFonts w:hint="default" w:ascii="Times New Roman" w:hAnsi="Times New Roman" w:eastAsia="宋体" w:cs="Times New Roman"/>
        </w:rPr>
        <w:t xml:space="preserve">        # 输出：位姿矩阵 长度16（行主序）</w:t>
      </w:r>
    </w:p>
    <w:p w14:paraId="3CF16428">
      <w:pPr>
        <w:rPr>
          <w:rFonts w:hint="default" w:ascii="Times New Roman" w:hAnsi="Times New Roman" w:eastAsia="宋体" w:cs="Times New Roman"/>
        </w:rPr>
      </w:pPr>
      <w:r>
        <w:rPr>
          <w:rFonts w:hint="default" w:ascii="Times New Roman" w:hAnsi="Times New Roman" w:eastAsia="宋体" w:cs="Times New Roman"/>
        </w:rPr>
        <w:t xml:space="preserve">        tr_res = nrc.VectorDouble(16)</w:t>
      </w:r>
    </w:p>
    <w:p w14:paraId="139C2960">
      <w:pPr>
        <w:rPr>
          <w:rFonts w:hint="default" w:ascii="Times New Roman" w:hAnsi="Times New Roman" w:eastAsia="宋体" w:cs="Times New Roman"/>
        </w:rPr>
      </w:pPr>
    </w:p>
    <w:p w14:paraId="68EC0F5B">
      <w:pPr>
        <w:rPr>
          <w:rFonts w:hint="default" w:ascii="Times New Roman" w:hAnsi="Times New Roman" w:eastAsia="宋体" w:cs="Times New Roman"/>
        </w:rPr>
      </w:pPr>
      <w:r>
        <w:rPr>
          <w:rFonts w:hint="default" w:ascii="Times New Roman" w:hAnsi="Times New Roman" w:eastAsia="宋体" w:cs="Times New Roman"/>
        </w:rPr>
        <w:t xml:space="preserve">        # 调用接口</w:t>
      </w:r>
    </w:p>
    <w:p w14:paraId="4315FAD6">
      <w:pPr>
        <w:rPr>
          <w:rFonts w:hint="default" w:ascii="Times New Roman" w:hAnsi="Times New Roman" w:eastAsia="宋体" w:cs="Times New Roman"/>
        </w:rPr>
      </w:pPr>
      <w:r>
        <w:rPr>
          <w:rFonts w:hint="default" w:ascii="Times New Roman" w:hAnsi="Times New Roman" w:eastAsia="宋体" w:cs="Times New Roman"/>
        </w:rPr>
        <w:t xml:space="preserve">        ret = nrc.get_r2tr(fd, r_vec, tr_res)</w:t>
      </w:r>
    </w:p>
    <w:p w14:paraId="3D44C958">
      <w:pPr>
        <w:rPr>
          <w:rFonts w:hint="default" w:ascii="Times New Roman" w:hAnsi="Times New Roman" w:eastAsia="宋体" w:cs="Times New Roman"/>
        </w:rPr>
      </w:pPr>
    </w:p>
    <w:p w14:paraId="12ED1A80">
      <w:pPr>
        <w:rPr>
          <w:rFonts w:hint="default" w:ascii="Times New Roman" w:hAnsi="Times New Roman" w:eastAsia="宋体" w:cs="Times New Roman"/>
        </w:rPr>
      </w:pPr>
      <w:r>
        <w:rPr>
          <w:rFonts w:hint="default" w:ascii="Times New Roman" w:hAnsi="Times New Roman" w:eastAsia="宋体" w:cs="Times New Roman"/>
        </w:rPr>
        <w:t xml:space="preserve">        # 取出位姿矩阵16个值</w:t>
      </w:r>
    </w:p>
    <w:p w14:paraId="2D1E58B3">
      <w:pPr>
        <w:rPr>
          <w:rFonts w:hint="default" w:ascii="Times New Roman" w:hAnsi="Times New Roman" w:eastAsia="宋体" w:cs="Times New Roman"/>
        </w:rPr>
      </w:pPr>
      <w:r>
        <w:rPr>
          <w:rFonts w:hint="default" w:ascii="Times New Roman" w:hAnsi="Times New Roman" w:eastAsia="宋体" w:cs="Times New Roman"/>
        </w:rPr>
        <w:t xml:space="preserve">        tr00 = tr_res[0]</w:t>
      </w:r>
    </w:p>
    <w:p w14:paraId="003D8759">
      <w:pPr>
        <w:rPr>
          <w:rFonts w:hint="default" w:ascii="Times New Roman" w:hAnsi="Times New Roman" w:eastAsia="宋体" w:cs="Times New Roman"/>
        </w:rPr>
      </w:pPr>
      <w:r>
        <w:rPr>
          <w:rFonts w:hint="default" w:ascii="Times New Roman" w:hAnsi="Times New Roman" w:eastAsia="宋体" w:cs="Times New Roman"/>
        </w:rPr>
        <w:t xml:space="preserve">        tr01 = tr_res[1]</w:t>
      </w:r>
    </w:p>
    <w:p w14:paraId="537E1D46">
      <w:pPr>
        <w:rPr>
          <w:rFonts w:hint="default" w:ascii="Times New Roman" w:hAnsi="Times New Roman" w:eastAsia="宋体" w:cs="Times New Roman"/>
        </w:rPr>
      </w:pPr>
      <w:r>
        <w:rPr>
          <w:rFonts w:hint="default" w:ascii="Times New Roman" w:hAnsi="Times New Roman" w:eastAsia="宋体" w:cs="Times New Roman"/>
        </w:rPr>
        <w:t xml:space="preserve">        tr02 = tr_res[2]</w:t>
      </w:r>
    </w:p>
    <w:p w14:paraId="2835EC43">
      <w:pPr>
        <w:rPr>
          <w:rFonts w:hint="default" w:ascii="Times New Roman" w:hAnsi="Times New Roman" w:eastAsia="宋体" w:cs="Times New Roman"/>
        </w:rPr>
      </w:pPr>
      <w:r>
        <w:rPr>
          <w:rFonts w:hint="default" w:ascii="Times New Roman" w:hAnsi="Times New Roman" w:eastAsia="宋体" w:cs="Times New Roman"/>
        </w:rPr>
        <w:t xml:space="preserve">        tr03 = tr_res[3]</w:t>
      </w:r>
    </w:p>
    <w:p w14:paraId="37B5826F">
      <w:pPr>
        <w:rPr>
          <w:rFonts w:hint="default" w:ascii="Times New Roman" w:hAnsi="Times New Roman" w:eastAsia="宋体" w:cs="Times New Roman"/>
        </w:rPr>
      </w:pPr>
      <w:r>
        <w:rPr>
          <w:rFonts w:hint="default" w:ascii="Times New Roman" w:hAnsi="Times New Roman" w:eastAsia="宋体" w:cs="Times New Roman"/>
        </w:rPr>
        <w:t xml:space="preserve">        tr10 = tr_res[4]</w:t>
      </w:r>
    </w:p>
    <w:p w14:paraId="4959A9BA">
      <w:pPr>
        <w:rPr>
          <w:rFonts w:hint="default" w:ascii="Times New Roman" w:hAnsi="Times New Roman" w:eastAsia="宋体" w:cs="Times New Roman"/>
        </w:rPr>
      </w:pPr>
      <w:r>
        <w:rPr>
          <w:rFonts w:hint="default" w:ascii="Times New Roman" w:hAnsi="Times New Roman" w:eastAsia="宋体" w:cs="Times New Roman"/>
        </w:rPr>
        <w:t xml:space="preserve">        tr11 = tr_res[5]</w:t>
      </w:r>
    </w:p>
    <w:p w14:paraId="0FD11067">
      <w:pPr>
        <w:rPr>
          <w:rFonts w:hint="default" w:ascii="Times New Roman" w:hAnsi="Times New Roman" w:eastAsia="宋体" w:cs="Times New Roman"/>
        </w:rPr>
      </w:pPr>
      <w:r>
        <w:rPr>
          <w:rFonts w:hint="default" w:ascii="Times New Roman" w:hAnsi="Times New Roman" w:eastAsia="宋体" w:cs="Times New Roman"/>
        </w:rPr>
        <w:t xml:space="preserve">        tr12 = tr_res[6]</w:t>
      </w:r>
    </w:p>
    <w:p w14:paraId="626EEC00">
      <w:pPr>
        <w:rPr>
          <w:rFonts w:hint="default" w:ascii="Times New Roman" w:hAnsi="Times New Roman" w:eastAsia="宋体" w:cs="Times New Roman"/>
        </w:rPr>
      </w:pPr>
      <w:r>
        <w:rPr>
          <w:rFonts w:hint="default" w:ascii="Times New Roman" w:hAnsi="Times New Roman" w:eastAsia="宋体" w:cs="Times New Roman"/>
        </w:rPr>
        <w:t xml:space="preserve">        tr13 = tr_res[7]</w:t>
      </w:r>
    </w:p>
    <w:p w14:paraId="546098C3">
      <w:pPr>
        <w:rPr>
          <w:rFonts w:hint="default" w:ascii="Times New Roman" w:hAnsi="Times New Roman" w:eastAsia="宋体" w:cs="Times New Roman"/>
        </w:rPr>
      </w:pPr>
      <w:r>
        <w:rPr>
          <w:rFonts w:hint="default" w:ascii="Times New Roman" w:hAnsi="Times New Roman" w:eastAsia="宋体" w:cs="Times New Roman"/>
        </w:rPr>
        <w:t xml:space="preserve">        tr20 = tr_res[8]</w:t>
      </w:r>
    </w:p>
    <w:p w14:paraId="18D145BC">
      <w:pPr>
        <w:rPr>
          <w:rFonts w:hint="default" w:ascii="Times New Roman" w:hAnsi="Times New Roman" w:eastAsia="宋体" w:cs="Times New Roman"/>
        </w:rPr>
      </w:pPr>
      <w:r>
        <w:rPr>
          <w:rFonts w:hint="default" w:ascii="Times New Roman" w:hAnsi="Times New Roman" w:eastAsia="宋体" w:cs="Times New Roman"/>
        </w:rPr>
        <w:t xml:space="preserve">        tr21 = tr_res[9]</w:t>
      </w:r>
    </w:p>
    <w:p w14:paraId="2F6D0F6B">
      <w:pPr>
        <w:rPr>
          <w:rFonts w:hint="default" w:ascii="Times New Roman" w:hAnsi="Times New Roman" w:eastAsia="宋体" w:cs="Times New Roman"/>
        </w:rPr>
      </w:pPr>
      <w:r>
        <w:rPr>
          <w:rFonts w:hint="default" w:ascii="Times New Roman" w:hAnsi="Times New Roman" w:eastAsia="宋体" w:cs="Times New Roman"/>
        </w:rPr>
        <w:t xml:space="preserve">        tr22 = tr_res[10]</w:t>
      </w:r>
    </w:p>
    <w:p w14:paraId="05F558B6">
      <w:pPr>
        <w:rPr>
          <w:rFonts w:hint="default" w:ascii="Times New Roman" w:hAnsi="Times New Roman" w:eastAsia="宋体" w:cs="Times New Roman"/>
        </w:rPr>
      </w:pPr>
      <w:r>
        <w:rPr>
          <w:rFonts w:hint="default" w:ascii="Times New Roman" w:hAnsi="Times New Roman" w:eastAsia="宋体" w:cs="Times New Roman"/>
        </w:rPr>
        <w:t xml:space="preserve">        tr23 = tr_res[11]</w:t>
      </w:r>
    </w:p>
    <w:p w14:paraId="3058F39E">
      <w:pPr>
        <w:rPr>
          <w:rFonts w:hint="default" w:ascii="Times New Roman" w:hAnsi="Times New Roman" w:eastAsia="宋体" w:cs="Times New Roman"/>
        </w:rPr>
      </w:pPr>
      <w:r>
        <w:rPr>
          <w:rFonts w:hint="default" w:ascii="Times New Roman" w:hAnsi="Times New Roman" w:eastAsia="宋体" w:cs="Times New Roman"/>
        </w:rPr>
        <w:t xml:space="preserve">        tr30 = tr_res[12]</w:t>
      </w:r>
    </w:p>
    <w:p w14:paraId="5F86C266">
      <w:pPr>
        <w:rPr>
          <w:rFonts w:hint="default" w:ascii="Times New Roman" w:hAnsi="Times New Roman" w:eastAsia="宋体" w:cs="Times New Roman"/>
        </w:rPr>
      </w:pPr>
      <w:r>
        <w:rPr>
          <w:rFonts w:hint="default" w:ascii="Times New Roman" w:hAnsi="Times New Roman" w:eastAsia="宋体" w:cs="Times New Roman"/>
        </w:rPr>
        <w:t xml:space="preserve">        tr31 = tr_res[13]</w:t>
      </w:r>
    </w:p>
    <w:p w14:paraId="4FDCA044">
      <w:pPr>
        <w:rPr>
          <w:rFonts w:hint="default" w:ascii="Times New Roman" w:hAnsi="Times New Roman" w:eastAsia="宋体" w:cs="Times New Roman"/>
        </w:rPr>
      </w:pPr>
      <w:r>
        <w:rPr>
          <w:rFonts w:hint="default" w:ascii="Times New Roman" w:hAnsi="Times New Roman" w:eastAsia="宋体" w:cs="Times New Roman"/>
        </w:rPr>
        <w:t xml:space="preserve">        tr32 = tr_res[14]</w:t>
      </w:r>
    </w:p>
    <w:p w14:paraId="5DFD290B">
      <w:pPr>
        <w:rPr>
          <w:rFonts w:hint="default" w:ascii="Times New Roman" w:hAnsi="Times New Roman" w:eastAsia="宋体" w:cs="Times New Roman"/>
        </w:rPr>
      </w:pPr>
      <w:r>
        <w:rPr>
          <w:rFonts w:hint="default" w:ascii="Times New Roman" w:hAnsi="Times New Roman" w:eastAsia="宋体" w:cs="Times New Roman"/>
        </w:rPr>
        <w:t xml:space="preserve">        tr33 = tr_res[15]</w:t>
      </w:r>
    </w:p>
    <w:p w14:paraId="541C6AC1">
      <w:pPr>
        <w:rPr>
          <w:rFonts w:hint="default" w:ascii="Times New Roman" w:hAnsi="Times New Roman" w:eastAsia="宋体" w:cs="Times New Roman"/>
        </w:rPr>
      </w:pPr>
    </w:p>
    <w:p w14:paraId="61384D32">
      <w:pPr>
        <w:rPr>
          <w:rFonts w:hint="default" w:ascii="Times New Roman" w:hAnsi="Times New Roman" w:eastAsia="宋体" w:cs="Times New Roman"/>
        </w:rPr>
      </w:pPr>
      <w:r>
        <w:rPr>
          <w:rFonts w:hint="default" w:ascii="Times New Roman" w:hAnsi="Times New Roman" w:eastAsia="宋体" w:cs="Times New Roman"/>
        </w:rPr>
        <w:t xml:space="preserve">        # 打印</w:t>
      </w:r>
    </w:p>
    <w:p w14:paraId="47F66442">
      <w:pPr>
        <w:rPr>
          <w:rFonts w:hint="default" w:ascii="Times New Roman" w:hAnsi="Times New Roman" w:eastAsia="宋体" w:cs="Times New Roman"/>
        </w:rPr>
      </w:pPr>
      <w:r>
        <w:rPr>
          <w:rFonts w:hint="default" w:ascii="Times New Roman" w:hAnsi="Times New Roman" w:eastAsia="宋体" w:cs="Times New Roman"/>
        </w:rPr>
        <w:t xml:space="preserve">        print(f"r2tr 返回值: {ret}")</w:t>
      </w:r>
    </w:p>
    <w:p w14:paraId="527123CC">
      <w:pPr>
        <w:rPr>
          <w:rFonts w:hint="default" w:ascii="Times New Roman" w:hAnsi="Times New Roman" w:eastAsia="宋体" w:cs="Times New Roman"/>
        </w:rPr>
      </w:pPr>
      <w:r>
        <w:rPr>
          <w:rFonts w:hint="default" w:ascii="Times New Roman" w:hAnsi="Times New Roman" w:eastAsia="宋体" w:cs="Times New Roman"/>
        </w:rPr>
        <w:t xml:space="preserve">        print(f"位姿矩阵结果: tr00={tr00:.3f}, tr01={tr01:.3f}, tr02={tr02:.3f}, tr03={tr03:.3f}")</w:t>
      </w:r>
    </w:p>
    <w:p w14:paraId="5977318F">
      <w:pPr>
        <w:rPr>
          <w:rFonts w:hint="default" w:ascii="Times New Roman" w:hAnsi="Times New Roman" w:eastAsia="宋体" w:cs="Times New Roman"/>
        </w:rPr>
      </w:pPr>
      <w:r>
        <w:rPr>
          <w:rFonts w:hint="default" w:ascii="Times New Roman" w:hAnsi="Times New Roman" w:eastAsia="宋体" w:cs="Times New Roman"/>
        </w:rPr>
        <w:t xml:space="preserve">        print(f"              tr10={tr10:.3f}, tr11={tr11:.3f}, tr12={tr12:.3f}, tr13={tr13:.3f}")</w:t>
      </w:r>
    </w:p>
    <w:p w14:paraId="4CB51CBB">
      <w:pPr>
        <w:rPr>
          <w:rFonts w:hint="default" w:ascii="Times New Roman" w:hAnsi="Times New Roman" w:eastAsia="宋体" w:cs="Times New Roman"/>
        </w:rPr>
      </w:pPr>
      <w:r>
        <w:rPr>
          <w:rFonts w:hint="default" w:ascii="Times New Roman" w:hAnsi="Times New Roman" w:eastAsia="宋体" w:cs="Times New Roman"/>
        </w:rPr>
        <w:t xml:space="preserve">        print(f"              tr20={tr20:.3f}, tr21={tr21:.3f}, tr22={tr22:.3f}, tr23={tr23:.3f}")</w:t>
      </w:r>
    </w:p>
    <w:p w14:paraId="5B1C0D58">
      <w:pPr>
        <w:rPr>
          <w:rFonts w:hint="default" w:ascii="Times New Roman" w:hAnsi="Times New Roman" w:eastAsia="宋体" w:cs="Times New Roman"/>
        </w:rPr>
      </w:pPr>
      <w:r>
        <w:rPr>
          <w:rFonts w:hint="default" w:ascii="Times New Roman" w:hAnsi="Times New Roman" w:eastAsia="宋体" w:cs="Times New Roman"/>
        </w:rPr>
        <w:t xml:space="preserve">        print(f"              tr30={tr30:.3f}, tr31={tr31:.3f}, tr32={tr32:.3f}, tr33={tr33:.3f}")</w:t>
      </w:r>
    </w:p>
    <w:p w14:paraId="5E38D9E2">
      <w:pPr>
        <w:rPr>
          <w:rFonts w:hint="default" w:ascii="Times New Roman" w:hAnsi="Times New Roman" w:eastAsia="宋体" w:cs="Times New Roman"/>
        </w:rPr>
      </w:pPr>
    </w:p>
    <w:p w14:paraId="460BA90A">
      <w:pPr>
        <w:rPr>
          <w:rFonts w:hint="default" w:ascii="Times New Roman" w:hAnsi="Times New Roman" w:eastAsia="宋体" w:cs="Times New Roman"/>
        </w:rPr>
      </w:pPr>
      <w:r>
        <w:rPr>
          <w:rFonts w:hint="default" w:ascii="Times New Roman" w:hAnsi="Times New Roman" w:eastAsia="宋体" w:cs="Times New Roman"/>
        </w:rPr>
        <w:t xml:space="preserve">        # 返回：ret + 16个位姿值</w:t>
      </w:r>
    </w:p>
    <w:p w14:paraId="48B1A50F">
      <w:pPr>
        <w:rPr>
          <w:rFonts w:hint="default" w:ascii="Times New Roman" w:hAnsi="Times New Roman" w:eastAsia="宋体" w:cs="Times New Roman"/>
        </w:rPr>
      </w:pPr>
      <w:r>
        <w:rPr>
          <w:rFonts w:hint="default" w:ascii="Times New Roman" w:hAnsi="Times New Roman" w:eastAsia="宋体" w:cs="Times New Roman"/>
        </w:rPr>
        <w:t xml:space="preserve">        return ret, tr00, tr01, tr02, tr03, tr10, tr11, tr12, tr13, tr20, tr21, tr22, tr23, tr30, tr31, tr32, tr33</w:t>
      </w:r>
    </w:p>
    <w:p w14:paraId="2FDD313D">
      <w:pPr>
        <w:rPr>
          <w:rFonts w:hint="default" w:ascii="Times New Roman" w:hAnsi="Times New Roman" w:eastAsia="宋体" w:cs="Times New Roman"/>
        </w:rPr>
      </w:pPr>
      <w:r>
        <w:rPr>
          <w:rFonts w:hint="default" w:ascii="Times New Roman" w:hAnsi="Times New Roman" w:eastAsia="宋体" w:cs="Times New Roman"/>
        </w:rPr>
        <w:t>if __name__ == '__main__':</w:t>
      </w:r>
    </w:p>
    <w:p w14:paraId="53B6BAD0">
      <w:pPr>
        <w:rPr>
          <w:rFonts w:hint="default" w:ascii="Times New Roman" w:hAnsi="Times New Roman" w:eastAsia="宋体" w:cs="Times New Roman"/>
        </w:rPr>
      </w:pPr>
      <w:r>
        <w:rPr>
          <w:rFonts w:hint="default" w:ascii="Times New Roman" w:hAnsi="Times New Roman" w:eastAsia="宋体" w:cs="Times New Roman"/>
        </w:rPr>
        <w:t xml:space="preserve">    # 建立连接</w:t>
      </w:r>
    </w:p>
    <w:p w14:paraId="2429AC9C">
      <w:pPr>
        <w:rPr>
          <w:rFonts w:hint="default" w:ascii="Times New Roman" w:hAnsi="Times New Roman" w:eastAsia="宋体" w:cs="Times New Roman"/>
        </w:rPr>
      </w:pPr>
      <w:r>
        <w:rPr>
          <w:rFonts w:hint="default" w:ascii="Times New Roman" w:hAnsi="Times New Roman" w:eastAsia="宋体" w:cs="Times New Roman"/>
        </w:rPr>
        <w:t xml:space="preserve">  </w:t>
      </w:r>
      <w:r>
        <w:rPr>
          <w:rFonts w:hint="default" w:ascii="Times New Roman" w:hAnsi="Times New Roman" w:eastAsia="宋体" w:cs="Times New Roman"/>
        </w:rPr>
        <w:t xml:space="preserve"> </w:t>
      </w:r>
      <w:r>
        <w:rPr>
          <w:rFonts w:hint="default" w:ascii="Times New Roman" w:hAnsi="Times New Roman" w:eastAsia="宋体" w:cs="Times New Roman"/>
        </w:rPr>
        <w:t xml:space="preserve"> arm_test = ArmTest()</w:t>
      </w:r>
    </w:p>
    <w:p w14:paraId="2ED76A57">
      <w:pPr>
        <w:rPr>
          <w:rFonts w:hint="default" w:ascii="Times New Roman" w:hAnsi="Times New Roman" w:eastAsia="宋体" w:cs="Times New Roman"/>
        </w:rPr>
      </w:pPr>
      <w:r>
        <w:rPr>
          <w:rFonts w:hint="default" w:ascii="Times New Roman" w:hAnsi="Times New Roman" w:eastAsia="宋体" w:cs="Times New Roman"/>
        </w:rPr>
        <w:t xml:space="preserve"> </w:t>
      </w:r>
      <w:r>
        <w:rPr>
          <w:rFonts w:hint="default" w:ascii="Times New Roman" w:hAnsi="Times New Roman" w:eastAsia="宋体" w:cs="Times New Roman"/>
        </w:rPr>
        <w:t xml:space="preserve"> </w:t>
      </w:r>
      <w:r>
        <w:rPr>
          <w:rFonts w:hint="default" w:ascii="Times New Roman" w:hAnsi="Times New Roman" w:eastAsia="宋体" w:cs="Times New Roman"/>
        </w:rPr>
        <w:t xml:space="preserve">  socket_fd = nrc.connect_robot("192.168.1.13", "6001")</w:t>
      </w:r>
    </w:p>
    <w:p w14:paraId="0F6DD2B7">
      <w:pPr>
        <w:rPr>
          <w:rFonts w:hint="default" w:ascii="Times New Roman" w:hAnsi="Times New Roman" w:eastAsia="宋体" w:cs="Times New Roman"/>
        </w:rPr>
      </w:pPr>
      <w:r>
        <w:rPr>
          <w:rFonts w:hint="default" w:ascii="Times New Roman" w:hAnsi="Times New Roman" w:eastAsia="宋体" w:cs="Times New Roman"/>
        </w:rPr>
        <w:t xml:space="preserve">    arm_test.get_rpy2quat(-2.9,0.167,-0.777,socket_fd)</w:t>
      </w:r>
    </w:p>
    <w:p w14:paraId="033966AA">
      <w:pPr>
        <w:rPr>
          <w:rFonts w:hint="default" w:ascii="Times New Roman" w:hAnsi="Times New Roman" w:eastAsia="宋体" w:cs="Times New Roman"/>
        </w:rPr>
      </w:pPr>
      <w:r>
        <w:rPr>
          <w:rFonts w:hint="default" w:ascii="Times New Roman" w:hAnsi="Times New Roman" w:eastAsia="宋体" w:cs="Times New Roman"/>
        </w:rPr>
        <w:t xml:space="preserve">    arm_test.get_quat2rpy(-0.080, 0.919, 0.365, 0.122,socket_fd)</w:t>
      </w:r>
    </w:p>
    <w:p w14:paraId="4C24335E">
      <w:pPr>
        <w:rPr>
          <w:rFonts w:hint="default" w:ascii="Times New Roman" w:hAnsi="Times New Roman" w:eastAsia="宋体" w:cs="Times New Roman"/>
        </w:rPr>
      </w:pPr>
      <w:r>
        <w:rPr>
          <w:rFonts w:hint="default" w:ascii="Times New Roman" w:hAnsi="Times New Roman" w:eastAsia="宋体" w:cs="Times New Roman"/>
        </w:rPr>
        <w:t xml:space="preserve">    arm_test.get_rpy2r(-2.9,0.167,-0.777,socket_fd)</w:t>
      </w:r>
    </w:p>
    <w:p w14:paraId="23D36C0D">
      <w:pPr>
        <w:rPr>
          <w:rFonts w:hint="default" w:ascii="Times New Roman" w:hAnsi="Times New Roman" w:eastAsia="宋体" w:cs="Times New Roman"/>
        </w:rPr>
      </w:pPr>
      <w:r>
        <w:rPr>
          <w:rFonts w:hint="default" w:ascii="Times New Roman" w:hAnsi="Times New Roman" w:eastAsia="宋体" w:cs="Times New Roman"/>
        </w:rPr>
        <w:t xml:space="preserve">    arm_test.get_r2tr(0.703, 0.691, 0.166, 0.652, -0.720, 0.236, 0.283, -0.057, -0.957, socket_fd)</w:t>
      </w:r>
    </w:p>
    <w:p w14:paraId="00E50379">
      <w:pPr>
        <w:rPr>
          <w:rFonts w:hint="default" w:ascii="Times New Roman" w:hAnsi="Times New Roman" w:eastAsia="宋体" w:cs="Times New Roman"/>
        </w:rPr>
      </w:pPr>
      <w:r>
        <w:rPr>
          <w:rFonts w:hint="default" w:ascii="Times New Roman" w:hAnsi="Times New Roman" w:eastAsia="宋体" w:cs="Times New Roman"/>
        </w:rPr>
        <w:t xml:space="preserve">    tr = [</w:t>
      </w:r>
    </w:p>
    <w:p w14:paraId="6CC2D6C7">
      <w:pPr>
        <w:rPr>
          <w:rFonts w:hint="default" w:ascii="Times New Roman" w:hAnsi="Times New Roman" w:eastAsia="宋体" w:cs="Times New Roman"/>
        </w:rPr>
      </w:pPr>
      <w:r>
        <w:rPr>
          <w:rFonts w:hint="default" w:ascii="Times New Roman" w:hAnsi="Times New Roman" w:eastAsia="宋体" w:cs="Times New Roman"/>
        </w:rPr>
        <w:t xml:space="preserve">    0.703, 0.691, 0.166, 0.000,</w:t>
      </w:r>
    </w:p>
    <w:p w14:paraId="09B67560">
      <w:pPr>
        <w:rPr>
          <w:rFonts w:hint="default" w:ascii="Times New Roman" w:hAnsi="Times New Roman" w:eastAsia="宋体" w:cs="Times New Roman"/>
        </w:rPr>
      </w:pPr>
      <w:r>
        <w:rPr>
          <w:rFonts w:hint="default" w:ascii="Times New Roman" w:hAnsi="Times New Roman" w:eastAsia="宋体" w:cs="Times New Roman"/>
        </w:rPr>
        <w:t xml:space="preserve">    0.652, -0.720, 0.236, 0.000,</w:t>
      </w:r>
    </w:p>
    <w:p w14:paraId="37C1A43D">
      <w:pPr>
        <w:rPr>
          <w:rFonts w:hint="default" w:ascii="Times New Roman" w:hAnsi="Times New Roman" w:eastAsia="宋体" w:cs="Times New Roman"/>
        </w:rPr>
      </w:pPr>
      <w:r>
        <w:rPr>
          <w:rFonts w:hint="default" w:ascii="Times New Roman" w:hAnsi="Times New Roman" w:eastAsia="宋体" w:cs="Times New Roman"/>
        </w:rPr>
        <w:t xml:space="preserve">    0.283, -0.057, -0.957, 0.000,</w:t>
      </w:r>
    </w:p>
    <w:p w14:paraId="1AC69320">
      <w:pPr>
        <w:rPr>
          <w:rFonts w:hint="default" w:ascii="Times New Roman" w:hAnsi="Times New Roman" w:eastAsia="宋体" w:cs="Times New Roman"/>
        </w:rPr>
      </w:pPr>
      <w:r>
        <w:rPr>
          <w:rFonts w:hint="default" w:ascii="Times New Roman" w:hAnsi="Times New Roman" w:eastAsia="宋体" w:cs="Times New Roman"/>
        </w:rPr>
        <w:t xml:space="preserve">    0.000, 0.000, 0.000, 1.000</w:t>
      </w:r>
    </w:p>
    <w:p w14:paraId="4F06F9BB">
      <w:pPr>
        <w:rPr>
          <w:rFonts w:hint="default" w:ascii="Times New Roman" w:hAnsi="Times New Roman" w:eastAsia="宋体" w:cs="Times New Roman"/>
        </w:rPr>
      </w:pPr>
      <w:r>
        <w:rPr>
          <w:rFonts w:hint="default" w:ascii="Times New Roman" w:hAnsi="Times New Roman" w:eastAsia="宋体" w:cs="Times New Roman"/>
        </w:rPr>
        <w:t xml:space="preserve">    ]</w:t>
      </w:r>
    </w:p>
    <w:p w14:paraId="7DD8A94C">
      <w:pPr>
        <w:rPr>
          <w:rFonts w:hint="default" w:ascii="Times New Roman" w:hAnsi="Times New Roman" w:eastAsia="宋体" w:cs="Times New Roman"/>
        </w:rPr>
      </w:pPr>
      <w:r>
        <w:rPr>
          <w:rFonts w:hint="default" w:ascii="Times New Roman" w:hAnsi="Times New Roman" w:eastAsia="宋体" w:cs="Times New Roman"/>
        </w:rPr>
        <w:t xml:space="preserve">    arm_test.get_rt2r(tr, socket_fd )</w:t>
      </w:r>
    </w:p>
    <w:p w14:paraId="5BBD0312">
      <w:pPr>
        <w:pStyle w:val="3"/>
        <w:rPr>
          <w:rFonts w:hint="default" w:ascii="Times New Roman" w:hAnsi="Times New Roman" w:eastAsia="宋体" w:cs="Times New Roman"/>
        </w:rPr>
      </w:pPr>
      <w:bookmarkStart w:id="104" w:name="_Toc11881"/>
      <w:r>
        <w:rPr>
          <w:rFonts w:hint="default" w:ascii="Times New Roman" w:hAnsi="Times New Roman" w:eastAsia="宋体" w:cs="Times New Roman"/>
        </w:rPr>
        <w:t>．附录（一）</w:t>
      </w:r>
      <w:bookmarkEnd w:id="104"/>
    </w:p>
    <w:p w14:paraId="1748F141">
      <w:pPr>
        <w:rPr>
          <w:rFonts w:hint="default" w:ascii="Times New Roman" w:hAnsi="Times New Roman" w:eastAsia="宋体" w:cs="Times New Roman"/>
          <w:b/>
          <w:bCs/>
        </w:rPr>
      </w:pPr>
      <w:r>
        <w:rPr>
          <w:rFonts w:hint="default" w:ascii="Times New Roman" w:hAnsi="Times New Roman" w:eastAsia="宋体" w:cs="Times New Roman"/>
          <w:b/>
          <w:bCs/>
        </w:rPr>
        <w:t>返回值</w:t>
      </w:r>
      <w:r>
        <w:rPr>
          <w:rFonts w:hint="default" w:ascii="Times New Roman" w:hAnsi="Times New Roman" w:eastAsia="宋体" w:cs="Times New Roman"/>
          <w:b/>
          <w:bCs/>
        </w:rPr>
        <w:tab/>
      </w:r>
    </w:p>
    <w:p w14:paraId="03385494">
      <w:pPr>
        <w:ind w:firstLine="422" w:firstLineChars="200"/>
        <w:rPr>
          <w:rFonts w:hint="default" w:ascii="Times New Roman" w:hAnsi="Times New Roman" w:eastAsia="宋体" w:cs="Times New Roman"/>
          <w:b/>
          <w:bCs/>
        </w:rPr>
      </w:pPr>
      <w:r>
        <w:rPr>
          <w:rFonts w:hint="default" w:ascii="Times New Roman" w:hAnsi="Times New Roman" w:eastAsia="宋体" w:cs="Times New Roman"/>
          <w:b/>
          <w:bCs/>
        </w:rPr>
        <w:t>TIMEOUT = -6,</w:t>
      </w:r>
    </w:p>
    <w:p w14:paraId="23116060">
      <w:pPr>
        <w:rPr>
          <w:rFonts w:hint="default" w:ascii="Times New Roman" w:hAnsi="Times New Roman" w:eastAsia="宋体" w:cs="Times New Roman"/>
          <w:b/>
          <w:bCs/>
        </w:rPr>
      </w:pPr>
      <w:r>
        <w:rPr>
          <w:rFonts w:hint="default" w:ascii="Times New Roman" w:hAnsi="Times New Roman" w:eastAsia="宋体" w:cs="Times New Roman"/>
          <w:b/>
          <w:bCs/>
        </w:rPr>
        <w:t xml:space="preserve">    EXCEPTION = -5,</w:t>
      </w:r>
    </w:p>
    <w:p w14:paraId="6CAAF59A">
      <w:pPr>
        <w:rPr>
          <w:rFonts w:hint="default" w:ascii="Times New Roman" w:hAnsi="Times New Roman" w:eastAsia="宋体" w:cs="Times New Roman"/>
          <w:b/>
          <w:bCs/>
        </w:rPr>
      </w:pPr>
      <w:r>
        <w:rPr>
          <w:rFonts w:hint="default" w:ascii="Times New Roman" w:hAnsi="Times New Roman" w:eastAsia="宋体" w:cs="Times New Roman"/>
          <w:b/>
          <w:bCs/>
        </w:rPr>
        <w:t xml:space="preserve">    OPERATION_NOT_ALLOWED = -4,</w:t>
      </w:r>
    </w:p>
    <w:p w14:paraId="759D04A9">
      <w:pPr>
        <w:rPr>
          <w:rFonts w:hint="default" w:ascii="Times New Roman" w:hAnsi="Times New Roman" w:eastAsia="宋体" w:cs="Times New Roman"/>
          <w:b/>
          <w:bCs/>
        </w:rPr>
      </w:pPr>
      <w:r>
        <w:rPr>
          <w:rFonts w:hint="default" w:ascii="Times New Roman" w:hAnsi="Times New Roman" w:eastAsia="宋体" w:cs="Times New Roman"/>
          <w:b/>
          <w:bCs/>
        </w:rPr>
        <w:t xml:space="preserve">    PARAM_ERR = -3,</w:t>
      </w:r>
    </w:p>
    <w:p w14:paraId="23C8C101">
      <w:pPr>
        <w:rPr>
          <w:rFonts w:hint="default" w:ascii="Times New Roman" w:hAnsi="Times New Roman" w:eastAsia="宋体" w:cs="Times New Roman"/>
          <w:b/>
          <w:bCs/>
        </w:rPr>
      </w:pPr>
      <w:r>
        <w:rPr>
          <w:rFonts w:hint="default" w:ascii="Times New Roman" w:hAnsi="Times New Roman" w:eastAsia="宋体" w:cs="Times New Roman"/>
          <w:b/>
          <w:bCs/>
        </w:rPr>
        <w:t xml:space="preserve">    DISCONNECT = -2,</w:t>
      </w:r>
      <w:r>
        <w:rPr>
          <w:rFonts w:hint="default" w:ascii="Times New Roman" w:hAnsi="Times New Roman" w:eastAsia="宋体" w:cs="Times New Roman"/>
          <w:b/>
          <w:bCs/>
        </w:rPr>
        <w:t xml:space="preserve"> </w:t>
      </w:r>
    </w:p>
    <w:p w14:paraId="67A115B5">
      <w:pPr>
        <w:rPr>
          <w:rFonts w:hint="default" w:ascii="Times New Roman" w:hAnsi="Times New Roman" w:eastAsia="宋体" w:cs="Times New Roman"/>
          <w:b/>
          <w:bCs/>
        </w:rPr>
      </w:pPr>
      <w:r>
        <w:rPr>
          <w:rFonts w:hint="default" w:ascii="Times New Roman" w:hAnsi="Times New Roman" w:eastAsia="宋体" w:cs="Times New Roman"/>
          <w:b/>
          <w:bCs/>
        </w:rPr>
        <w:t xml:space="preserve">    RECEIVE_FAILED = -1,</w:t>
      </w:r>
    </w:p>
    <w:p w14:paraId="29CAB27F">
      <w:pPr>
        <w:rPr>
          <w:rFonts w:hint="default" w:ascii="Times New Roman" w:hAnsi="Times New Roman" w:eastAsia="宋体" w:cs="Times New Roman"/>
          <w:b/>
          <w:bCs/>
        </w:rPr>
      </w:pPr>
      <w:r>
        <w:rPr>
          <w:rFonts w:hint="default" w:ascii="Times New Roman" w:hAnsi="Times New Roman" w:eastAsia="宋体" w:cs="Times New Roman"/>
          <w:b/>
          <w:bCs/>
        </w:rPr>
        <w:t xml:space="preserve">    SUCCESS = 0</w:t>
      </w:r>
    </w:p>
    <w:p w14:paraId="1AF0B482">
      <w:pPr>
        <w:rPr>
          <w:rFonts w:hint="default" w:ascii="Times New Roman" w:hAnsi="Times New Roman" w:eastAsia="宋体" w:cs="Times New Roman"/>
          <w:b/>
          <w:bCs/>
        </w:rPr>
      </w:pPr>
      <w:r>
        <w:rPr>
          <w:rFonts w:hint="default" w:ascii="Times New Roman" w:hAnsi="Times New Roman" w:eastAsia="宋体" w:cs="Times New Roman"/>
          <w:b/>
          <w:bCs/>
        </w:rPr>
        <w:t>部分接口可以看cpp 文件的代码注释</w:t>
      </w:r>
    </w:p>
    <w:p w14:paraId="34D9B7C5">
      <w:pPr>
        <w:pStyle w:val="8"/>
        <w:spacing w:before="312"/>
        <w:ind w:right="11"/>
        <w:jc w:val="left"/>
        <w:outlineLvl w:val="0"/>
        <w:rPr>
          <w:rFonts w:hint="default" w:ascii="Times New Roman" w:hAnsi="Times New Roman" w:eastAsia="宋体" w:cs="Times New Roman"/>
          <w:b/>
          <w:bCs/>
          <w:sz w:val="28"/>
          <w:szCs w:val="28"/>
        </w:rPr>
      </w:pPr>
      <w:bookmarkStart w:id="105" w:name="_Toc4490"/>
      <w:r>
        <w:rPr>
          <w:rFonts w:hint="default" w:ascii="Times New Roman" w:hAnsi="Times New Roman" w:eastAsia="宋体" w:cs="Times New Roman"/>
          <w:b/>
          <w:bCs/>
          <w:spacing w:val="4"/>
          <w:sz w:val="28"/>
          <w:szCs w:val="28"/>
        </w:rPr>
        <w:t>服务热线：</w:t>
      </w:r>
      <w:r>
        <w:rPr>
          <w:rFonts w:hint="default" w:ascii="Times New Roman" w:hAnsi="Times New Roman" w:eastAsia="宋体" w:cs="Times New Roman"/>
          <w:b/>
          <w:bCs/>
          <w:sz w:val="30"/>
          <w:szCs w:val="30"/>
        </w:rPr>
        <w:t>18880808778</w:t>
      </w:r>
      <w:bookmarkEnd w:id="105"/>
    </w:p>
    <w:p w14:paraId="1F6BCFC5">
      <w:pPr>
        <w:spacing w:line="360" w:lineRule="auto"/>
        <w:rPr>
          <w:rFonts w:hint="default" w:ascii="Times New Roman" w:hAnsi="Times New Roman" w:eastAsia="宋体" w:cs="Times New Roman"/>
        </w:rPr>
      </w:pPr>
      <w:r>
        <w:rPr>
          <w:rFonts w:hint="default" w:ascii="Times New Roman" w:hAnsi="Times New Roman" w:eastAsia="宋体" w:cs="Times New Roman"/>
        </w:rPr>
        <w:t>四川天链机器人股份有限公司</w:t>
      </w:r>
    </w:p>
    <w:p w14:paraId="060E6BD2">
      <w:pPr>
        <w:spacing w:line="360" w:lineRule="auto"/>
        <w:rPr>
          <w:rFonts w:hint="default" w:ascii="Times New Roman" w:hAnsi="Times New Roman" w:eastAsia="宋体" w:cs="Times New Roman"/>
        </w:rPr>
      </w:pPr>
      <w:r>
        <w:rPr>
          <w:rFonts w:hint="default" w:ascii="Times New Roman" w:hAnsi="Times New Roman" w:eastAsia="宋体" w:cs="Times New Roman"/>
        </w:rPr>
        <w:t>地址：四川省绵阳高新区火炬西街南段10号</w:t>
      </w:r>
    </w:p>
    <w:p w14:paraId="724B140E">
      <w:pPr>
        <w:spacing w:line="360" w:lineRule="auto"/>
        <w:rPr>
          <w:rFonts w:hint="default" w:ascii="Times New Roman" w:hAnsi="Times New Roman" w:eastAsia="宋体" w:cs="Times New Roman"/>
        </w:rPr>
      </w:pPr>
      <w:r>
        <w:rPr>
          <w:rFonts w:hint="default" w:ascii="Times New Roman" w:hAnsi="Times New Roman" w:eastAsia="宋体" w:cs="Times New Roman"/>
        </w:rPr>
        <w:t>http://www.tlibot.com</w:t>
      </w:r>
    </w:p>
    <w:p w14:paraId="454D42D7">
      <w:pPr>
        <w:spacing w:line="360" w:lineRule="auto"/>
        <w:rPr>
          <w:rFonts w:hint="default" w:ascii="Times New Roman" w:hAnsi="Times New Roman" w:eastAsia="宋体" w:cs="Times New Roman"/>
        </w:rPr>
      </w:pPr>
      <w:r>
        <w:rPr>
          <w:rFonts w:hint="default" w:ascii="Times New Roman" w:hAnsi="Times New Roman" w:eastAsia="宋体" w:cs="Times New Roman"/>
        </w:rPr>
        <w:t>E-mail:TLIBOT@163.com</w:t>
      </w:r>
    </w:p>
    <w:p w14:paraId="4009FF5B">
      <w:pPr>
        <w:pStyle w:val="8"/>
        <w:widowControl/>
        <w:kinsoku w:val="0"/>
        <w:autoSpaceDE w:val="0"/>
        <w:autoSpaceDN w:val="0"/>
        <w:adjustRightInd w:val="0"/>
        <w:snapToGrid w:val="0"/>
        <w:spacing w:before="0" w:beforeLines="0"/>
        <w:jc w:val="left"/>
        <w:textAlignment w:val="baseline"/>
        <w:rPr>
          <w:rFonts w:hint="default" w:ascii="Times New Roman" w:hAnsi="Times New Roman" w:eastAsia="宋体" w:cs="Times New Roman"/>
          <w:spacing w:val="4"/>
          <w:sz w:val="24"/>
          <w:szCs w:val="24"/>
        </w:rPr>
      </w:pPr>
      <w:r>
        <w:rPr>
          <w:rFonts w:hint="default" w:ascii="Times New Roman" w:hAnsi="Times New Roman" w:eastAsia="宋体" w:cs="Times New Roman"/>
          <w:spacing w:val="5"/>
          <w:sz w:val="24"/>
          <w:szCs w:val="24"/>
        </w:rPr>
        <w:t>本产品的额定功率、规格、外部尺寸</w:t>
      </w:r>
      <w:r>
        <w:rPr>
          <w:rFonts w:hint="default" w:ascii="Times New Roman" w:hAnsi="Times New Roman" w:eastAsia="宋体" w:cs="Times New Roman"/>
          <w:spacing w:val="4"/>
          <w:sz w:val="24"/>
          <w:szCs w:val="24"/>
        </w:rPr>
        <w:t>等</w:t>
      </w:r>
    </w:p>
    <w:p w14:paraId="5A962A50">
      <w:pPr>
        <w:pStyle w:val="8"/>
        <w:widowControl/>
        <w:kinsoku w:val="0"/>
        <w:autoSpaceDE w:val="0"/>
        <w:autoSpaceDN w:val="0"/>
        <w:adjustRightInd w:val="0"/>
        <w:snapToGrid w:val="0"/>
        <w:spacing w:before="0" w:beforeLines="0"/>
        <w:jc w:val="left"/>
        <w:textAlignment w:val="baseline"/>
        <w:rPr>
          <w:rFonts w:hint="default" w:ascii="Times New Roman" w:hAnsi="Times New Roman" w:eastAsia="宋体" w:cs="Times New Roman"/>
          <w:spacing w:val="15"/>
          <w:sz w:val="24"/>
          <w:szCs w:val="24"/>
        </w:rPr>
      </w:pPr>
      <w:r>
        <w:rPr>
          <w:rFonts w:hint="default" w:ascii="Times New Roman" w:hAnsi="Times New Roman" w:eastAsia="宋体" w:cs="Times New Roman"/>
          <w:spacing w:val="4"/>
          <w:sz w:val="24"/>
          <w:szCs w:val="24"/>
        </w:rPr>
        <w:t>如需改良而进行变更，恕不另行通告。</w:t>
      </w:r>
      <w:r>
        <w:rPr>
          <w:rFonts w:hint="default" w:ascii="Times New Roman" w:hAnsi="Times New Roman" w:eastAsia="宋体" w:cs="Times New Roman"/>
          <w:spacing w:val="15"/>
          <w:sz w:val="24"/>
          <w:szCs w:val="24"/>
        </w:rPr>
        <w:t xml:space="preserve"> </w:t>
      </w:r>
    </w:p>
    <w:p w14:paraId="4DE21A40">
      <w:pPr>
        <w:pStyle w:val="8"/>
        <w:widowControl/>
        <w:kinsoku w:val="0"/>
        <w:autoSpaceDE w:val="0"/>
        <w:autoSpaceDN w:val="0"/>
        <w:adjustRightInd w:val="0"/>
        <w:snapToGrid w:val="0"/>
        <w:spacing w:before="0" w:beforeLines="0"/>
        <w:jc w:val="left"/>
        <w:textAlignment w:val="baseline"/>
        <w:rPr>
          <w:rFonts w:hint="default" w:ascii="Times New Roman" w:hAnsi="Times New Roman" w:eastAsia="宋体" w:cs="Times New Roman"/>
          <w:spacing w:val="-5"/>
          <w:sz w:val="24"/>
          <w:szCs w:val="24"/>
        </w:rPr>
      </w:pPr>
      <w:r>
        <w:rPr>
          <w:rFonts w:hint="default" w:ascii="Times New Roman" w:hAnsi="Times New Roman" w:eastAsia="宋体" w:cs="Times New Roman"/>
          <w:spacing w:val="4"/>
          <w:sz w:val="24"/>
          <w:szCs w:val="24"/>
        </w:rPr>
        <w:t>技术数据和插图仅作为供货参考，保留更</w:t>
      </w:r>
      <w:r>
        <w:rPr>
          <w:rFonts w:hint="default" w:ascii="Times New Roman" w:hAnsi="Times New Roman" w:eastAsia="宋体" w:cs="Times New Roman"/>
          <w:spacing w:val="-6"/>
          <w:sz w:val="24"/>
          <w:szCs w:val="24"/>
        </w:rPr>
        <w:t>改权利。</w:t>
      </w:r>
    </w:p>
    <w:sectPr>
      <w:headerReference r:id="rId3" w:type="default"/>
      <w:footerReference r:id="rId4" w:type="default"/>
      <w:pgSz w:w="11906" w:h="16838"/>
      <w:pgMar w:top="1440" w:right="1236" w:bottom="1440" w:left="1236"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A06BB">
    <w:pPr>
      <w:pStyle w:val="12"/>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A44B55">
                          <w:pPr>
                            <w:pStyle w:val="1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7EA44B55">
                    <w:pPr>
                      <w:pStyle w:val="1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9607A2">
    <w:pPr>
      <w:pStyle w:val="13"/>
      <w:pBdr>
        <w:bottom w:val="thickThinSmallGap" w:color="000000" w:sz="12" w:space="1"/>
      </w:pBdr>
      <w:ind w:firstLine="1620"/>
      <w:rPr>
        <w:sz w:val="24"/>
      </w:rPr>
    </w:pPr>
    <w:r>
      <w:rPr>
        <w:b/>
        <w:bCs/>
        <w:sz w:val="24"/>
      </w:rPr>
      <w:drawing>
        <wp:anchor distT="0" distB="0" distL="0" distR="0" simplePos="0" relativeHeight="251659264" behindDoc="1" locked="0" layoutInCell="0" allowOverlap="1">
          <wp:simplePos x="0" y="0"/>
          <wp:positionH relativeFrom="column">
            <wp:posOffset>88265</wp:posOffset>
          </wp:positionH>
          <wp:positionV relativeFrom="paragraph">
            <wp:posOffset>128905</wp:posOffset>
          </wp:positionV>
          <wp:extent cx="863600" cy="251460"/>
          <wp:effectExtent l="0" t="0" r="12700" b="15240"/>
          <wp:wrapNone/>
          <wp:docPr id="25" name="图片 19" descr="优化版天链-logo（24.05.20）-小尺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9" descr="优化版天链-logo（24.05.20）-小尺寸"/>
                  <pic:cNvPicPr>
                    <a:picLocks noChangeAspect="1" noChangeArrowheads="1"/>
                  </pic:cNvPicPr>
                </pic:nvPicPr>
                <pic:blipFill>
                  <a:blip r:embed="rId1"/>
                  <a:stretch>
                    <a:fillRect/>
                  </a:stretch>
                </pic:blipFill>
                <pic:spPr>
                  <a:xfrm>
                    <a:off x="0" y="0"/>
                    <a:ext cx="863600" cy="251460"/>
                  </a:xfrm>
                  <a:prstGeom prst="rect">
                    <a:avLst/>
                  </a:prstGeom>
                </pic:spPr>
              </pic:pic>
            </a:graphicData>
          </a:graphic>
        </wp:anchor>
      </w:drawing>
    </w:r>
  </w:p>
  <w:p w14:paraId="05AF9D62">
    <w:pPr>
      <w:pStyle w:val="13"/>
      <w:pBdr>
        <w:bottom w:val="thickThinSmallGap" w:color="000000" w:sz="12" w:space="1"/>
      </w:pBdr>
      <w:ind w:firstLine="3253" w:firstLineChars="1800"/>
      <w:rPr>
        <w:b/>
        <w:bCs/>
      </w:rPr>
    </w:pPr>
    <w:r>
      <w:rPr>
        <w:b/>
        <w:bCs/>
      </w:rPr>
      <mc:AlternateContent>
        <mc:Choice Requires="wps">
          <w:drawing>
            <wp:anchor distT="0" distB="0" distL="114300" distR="114300" simplePos="0" relativeHeight="251660288" behindDoc="0" locked="0" layoutInCell="0" allowOverlap="1">
              <wp:simplePos x="0" y="0"/>
              <wp:positionH relativeFrom="margin">
                <wp:posOffset>2635250</wp:posOffset>
              </wp:positionH>
              <wp:positionV relativeFrom="margin">
                <wp:posOffset>3661410</wp:posOffset>
              </wp:positionV>
              <wp:extent cx="2540" cy="1543050"/>
              <wp:effectExtent l="0" t="0" r="0" b="0"/>
              <wp:wrapNone/>
              <wp:docPr id="1925796297" name="PowerPlusWaterMarkObject164076"/>
              <wp:cNvGraphicFramePr/>
              <a:graphic xmlns:a="http://schemas.openxmlformats.org/drawingml/2006/main">
                <a:graphicData uri="http://schemas.microsoft.com/office/word/2010/wordprocessingShape">
                  <wps:wsp>
                    <wps:cNvSpPr>
                      <a:spLocks noChangeArrowheads="1"/>
                    </wps:cNvSpPr>
                    <wps:spPr bwMode="auto">
                      <a:xfrm>
                        <a:off x="0" y="0"/>
                        <a:ext cx="2540" cy="1543050"/>
                      </a:xfrm>
                      <a:custGeom>
                        <a:avLst/>
                        <a:gdLst>
                          <a:gd name="T0" fmla="*/ 0 w 10"/>
                          <a:gd name="T1" fmla="*/ 0 h 4289"/>
                          <a:gd name="T2" fmla="*/ 7 w 10"/>
                          <a:gd name="T3" fmla="*/ 0 h 4289"/>
                          <a:gd name="T4" fmla="*/ 0 w 10"/>
                          <a:gd name="T5" fmla="*/ 0 h 4289"/>
                          <a:gd name="T6" fmla="*/ 8 w 10"/>
                          <a:gd name="T7" fmla="*/ 0 h 4289"/>
                          <a:gd name="T8" fmla="*/ 0 w 10"/>
                          <a:gd name="T9" fmla="*/ 0 h 4289"/>
                          <a:gd name="T10" fmla="*/ 8 w 10"/>
                          <a:gd name="T11" fmla="*/ 4288 h 4289"/>
                          <a:gd name="T12" fmla="*/ 0 w 10"/>
                          <a:gd name="T13" fmla="*/ 0 h 4289"/>
                          <a:gd name="T14" fmla="*/ 9 w 10"/>
                          <a:gd name="T15" fmla="*/ 4288 h 428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0" h="4289">
                            <a:moveTo>
                              <a:pt x="0" y="0"/>
                            </a:moveTo>
                            <a:close/>
                            <a:moveTo>
                              <a:pt x="7" y="0"/>
                            </a:moveTo>
                            <a:lnTo>
                              <a:pt x="0" y="0"/>
                            </a:lnTo>
                            <a:lnTo>
                              <a:pt x="8" y="0"/>
                            </a:lnTo>
                            <a:close/>
                            <a:moveTo>
                              <a:pt x="0" y="0"/>
                            </a:moveTo>
                            <a:close/>
                            <a:moveTo>
                              <a:pt x="8" y="4288"/>
                            </a:moveTo>
                            <a:lnTo>
                              <a:pt x="0" y="0"/>
                            </a:lnTo>
                            <a:lnTo>
                              <a:pt x="9" y="4288"/>
                            </a:lnTo>
                            <a:close/>
                          </a:path>
                        </a:pathLst>
                      </a:custGeom>
                      <a:noFill/>
                      <a:ln>
                        <a:noFill/>
                      </a:ln>
                    </wps:spPr>
                    <wps:bodyPr rot="0" vert="horz" wrap="square" lIns="91440" tIns="45720" rIns="91440" bIns="45720" anchor="t" anchorCtr="0" upright="1">
                      <a:noAutofit/>
                    </wps:bodyPr>
                  </wps:wsp>
                </a:graphicData>
              </a:graphic>
            </wp:anchor>
          </w:drawing>
        </mc:Choice>
        <mc:Fallback>
          <w:pict>
            <v:shape id="PowerPlusWaterMarkObject164076" o:spid="_x0000_s1026" o:spt="100" style="position:absolute;left:0pt;margin-left:207.5pt;margin-top:288.3pt;height:121.5pt;width:0.2pt;mso-position-horizontal-relative:margin;mso-position-vertical-relative:margin;z-index:251660288;mso-width-relative:page;mso-height-relative:page;" filled="f" stroked="f" coordsize="10,4289" o:allowincell="f" o:gfxdata="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" path="m0,0xm7,0l0,0,8,0xm0,0xm8,4288l0,0,9,4288xe">
              <v:path o:connectlocs="0,0;1778,0;0,0;2032,0;0,0;2032,1542690;0,0;2286,1542690" o:connectangles="0,0,0,0,0,0,0,0"/>
              <v:fill on="f" focussize="0,0"/>
              <v:stroke on="f"/>
              <v:imagedata o:title=""/>
              <o:lock v:ext="edit" aspectratio="f"/>
            </v:shape>
          </w:pict>
        </mc:Fallback>
      </mc:AlternateContent>
    </w:r>
    <w:r>
      <w:rPr>
        <w:b/>
        <w:bCs/>
        <w:sz w:val="24"/>
      </w:rPr>
      <w:t>四川天链机器人股份有限公司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916E82"/>
    <w:multiLevelType w:val="multilevel"/>
    <w:tmpl w:val="00916E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1153FB9"/>
    <w:multiLevelType w:val="multilevel"/>
    <w:tmpl w:val="01153F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26C1DD2"/>
    <w:multiLevelType w:val="multilevel"/>
    <w:tmpl w:val="026C1D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3630AEB"/>
    <w:multiLevelType w:val="multilevel"/>
    <w:tmpl w:val="03630A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4171AEA"/>
    <w:multiLevelType w:val="multilevel"/>
    <w:tmpl w:val="04171A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458482F"/>
    <w:multiLevelType w:val="multilevel"/>
    <w:tmpl w:val="045848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76C70EE"/>
    <w:multiLevelType w:val="multilevel"/>
    <w:tmpl w:val="076C70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7740C4E"/>
    <w:multiLevelType w:val="multilevel"/>
    <w:tmpl w:val="07740C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7F7439B"/>
    <w:multiLevelType w:val="multilevel"/>
    <w:tmpl w:val="07F743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C721E9E"/>
    <w:multiLevelType w:val="multilevel"/>
    <w:tmpl w:val="0C721E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D56488A"/>
    <w:multiLevelType w:val="multilevel"/>
    <w:tmpl w:val="0D5648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0DE37903"/>
    <w:multiLevelType w:val="multilevel"/>
    <w:tmpl w:val="0DE379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0F87673C"/>
    <w:multiLevelType w:val="multilevel"/>
    <w:tmpl w:val="0F8767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1203651"/>
    <w:multiLevelType w:val="multilevel"/>
    <w:tmpl w:val="112036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2656245"/>
    <w:multiLevelType w:val="multilevel"/>
    <w:tmpl w:val="126562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499724F"/>
    <w:multiLevelType w:val="multilevel"/>
    <w:tmpl w:val="149972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15910B58"/>
    <w:multiLevelType w:val="multilevel"/>
    <w:tmpl w:val="15910B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17F67113"/>
    <w:multiLevelType w:val="multilevel"/>
    <w:tmpl w:val="17F671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188428E8"/>
    <w:multiLevelType w:val="multilevel"/>
    <w:tmpl w:val="188428E8"/>
    <w:lvl w:ilvl="0" w:tentative="0">
      <w:start w:val="3"/>
      <w:numFmt w:val="japaneseCounting"/>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9">
    <w:nsid w:val="19F32737"/>
    <w:multiLevelType w:val="multilevel"/>
    <w:tmpl w:val="19F327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1DA334D7"/>
    <w:multiLevelType w:val="multilevel"/>
    <w:tmpl w:val="1DA334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1EDF0700"/>
    <w:multiLevelType w:val="multilevel"/>
    <w:tmpl w:val="1EDF0700"/>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246D275B"/>
    <w:multiLevelType w:val="multilevel"/>
    <w:tmpl w:val="246D27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25654015"/>
    <w:multiLevelType w:val="multilevel"/>
    <w:tmpl w:val="256540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28797109"/>
    <w:multiLevelType w:val="multilevel"/>
    <w:tmpl w:val="287971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29305904"/>
    <w:multiLevelType w:val="multilevel"/>
    <w:tmpl w:val="293059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29597DAA"/>
    <w:multiLevelType w:val="multilevel"/>
    <w:tmpl w:val="29597D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2A942796"/>
    <w:multiLevelType w:val="multilevel"/>
    <w:tmpl w:val="2A9427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2B4C383D"/>
    <w:multiLevelType w:val="multilevel"/>
    <w:tmpl w:val="2B4C38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2B9F3861"/>
    <w:multiLevelType w:val="multilevel"/>
    <w:tmpl w:val="2B9F38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2C545818"/>
    <w:multiLevelType w:val="multilevel"/>
    <w:tmpl w:val="2C5458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35734E0A"/>
    <w:multiLevelType w:val="multilevel"/>
    <w:tmpl w:val="35734E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35D144A6"/>
    <w:multiLevelType w:val="multilevel"/>
    <w:tmpl w:val="35D144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36A228A6"/>
    <w:multiLevelType w:val="multilevel"/>
    <w:tmpl w:val="36A228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36ED66C3"/>
    <w:multiLevelType w:val="multilevel"/>
    <w:tmpl w:val="36ED66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37D64C90"/>
    <w:multiLevelType w:val="multilevel"/>
    <w:tmpl w:val="37D64C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38D621E5"/>
    <w:multiLevelType w:val="multilevel"/>
    <w:tmpl w:val="38D621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3A0342BE"/>
    <w:multiLevelType w:val="multilevel"/>
    <w:tmpl w:val="3A0342B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3A592B60"/>
    <w:multiLevelType w:val="multilevel"/>
    <w:tmpl w:val="3A592B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3BA72B57"/>
    <w:multiLevelType w:val="multilevel"/>
    <w:tmpl w:val="3BA72B57"/>
    <w:lvl w:ilvl="0" w:tentative="0">
      <w:start w:val="2"/>
      <w:numFmt w:val="japaneseCounting"/>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0">
    <w:nsid w:val="3CD2018D"/>
    <w:multiLevelType w:val="multilevel"/>
    <w:tmpl w:val="3CD201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43F31165"/>
    <w:multiLevelType w:val="multilevel"/>
    <w:tmpl w:val="43F311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46014DAA"/>
    <w:multiLevelType w:val="multilevel"/>
    <w:tmpl w:val="46014D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4873355E"/>
    <w:multiLevelType w:val="multilevel"/>
    <w:tmpl w:val="487335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4B890E5A"/>
    <w:multiLevelType w:val="multilevel"/>
    <w:tmpl w:val="4B890E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4D974C32"/>
    <w:multiLevelType w:val="multilevel"/>
    <w:tmpl w:val="4D974C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4DC364EA"/>
    <w:multiLevelType w:val="multilevel"/>
    <w:tmpl w:val="4DC364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4F4D7204"/>
    <w:multiLevelType w:val="multilevel"/>
    <w:tmpl w:val="4F4D72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52B52DC6"/>
    <w:multiLevelType w:val="multilevel"/>
    <w:tmpl w:val="52B52D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543F4C48"/>
    <w:multiLevelType w:val="multilevel"/>
    <w:tmpl w:val="543F4C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55BC5B7D"/>
    <w:multiLevelType w:val="multilevel"/>
    <w:tmpl w:val="55BC5B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58404972"/>
    <w:multiLevelType w:val="multilevel"/>
    <w:tmpl w:val="584049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585F05EB"/>
    <w:multiLevelType w:val="multilevel"/>
    <w:tmpl w:val="585F05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5970689B"/>
    <w:multiLevelType w:val="multilevel"/>
    <w:tmpl w:val="597068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59F7270B"/>
    <w:multiLevelType w:val="multilevel"/>
    <w:tmpl w:val="59F727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5C0E53FB"/>
    <w:multiLevelType w:val="multilevel"/>
    <w:tmpl w:val="5C0E53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5C66724C"/>
    <w:multiLevelType w:val="multilevel"/>
    <w:tmpl w:val="5C6672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5D1A6E06"/>
    <w:multiLevelType w:val="multilevel"/>
    <w:tmpl w:val="5D1A6E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62CB56D8"/>
    <w:multiLevelType w:val="multilevel"/>
    <w:tmpl w:val="62CB56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630040E8"/>
    <w:multiLevelType w:val="multilevel"/>
    <w:tmpl w:val="630040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642768F9"/>
    <w:multiLevelType w:val="multilevel"/>
    <w:tmpl w:val="642768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649504FD"/>
    <w:multiLevelType w:val="multilevel"/>
    <w:tmpl w:val="649504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67CC4BFC"/>
    <w:multiLevelType w:val="multilevel"/>
    <w:tmpl w:val="67CC4B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689442BC"/>
    <w:multiLevelType w:val="multilevel"/>
    <w:tmpl w:val="689442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4">
    <w:nsid w:val="68C21E3C"/>
    <w:multiLevelType w:val="multilevel"/>
    <w:tmpl w:val="68C21E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6C26327E"/>
    <w:multiLevelType w:val="multilevel"/>
    <w:tmpl w:val="6C2632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6">
    <w:nsid w:val="6C5B3118"/>
    <w:multiLevelType w:val="multilevel"/>
    <w:tmpl w:val="6C5B31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6E5C0453"/>
    <w:multiLevelType w:val="multilevel"/>
    <w:tmpl w:val="6E5C04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74A64B04"/>
    <w:multiLevelType w:val="multilevel"/>
    <w:tmpl w:val="74A64B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9">
    <w:nsid w:val="76131AC6"/>
    <w:multiLevelType w:val="multilevel"/>
    <w:tmpl w:val="76131A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0">
    <w:nsid w:val="76F01488"/>
    <w:multiLevelType w:val="multilevel"/>
    <w:tmpl w:val="76F014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1">
    <w:nsid w:val="772758BC"/>
    <w:multiLevelType w:val="multilevel"/>
    <w:tmpl w:val="772758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2">
    <w:nsid w:val="781ED556"/>
    <w:multiLevelType w:val="singleLevel"/>
    <w:tmpl w:val="781ED556"/>
    <w:lvl w:ilvl="0" w:tentative="0">
      <w:start w:val="1"/>
      <w:numFmt w:val="decimal"/>
      <w:suff w:val="nothing"/>
      <w:lvlText w:val="%1、"/>
      <w:lvlJc w:val="left"/>
    </w:lvl>
  </w:abstractNum>
  <w:abstractNum w:abstractNumId="73">
    <w:nsid w:val="78256E92"/>
    <w:multiLevelType w:val="multilevel"/>
    <w:tmpl w:val="78256E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4">
    <w:nsid w:val="7A513590"/>
    <w:multiLevelType w:val="multilevel"/>
    <w:tmpl w:val="7A5135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5">
    <w:nsid w:val="7C5A6680"/>
    <w:multiLevelType w:val="multilevel"/>
    <w:tmpl w:val="7C5A66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6">
    <w:nsid w:val="7F6A6002"/>
    <w:multiLevelType w:val="multilevel"/>
    <w:tmpl w:val="7F6A60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9"/>
  </w:num>
  <w:num w:numId="2">
    <w:abstractNumId w:val="72"/>
  </w:num>
  <w:num w:numId="3">
    <w:abstractNumId w:val="18"/>
  </w:num>
  <w:num w:numId="4">
    <w:abstractNumId w:val="21"/>
  </w:num>
  <w:num w:numId="5">
    <w:abstractNumId w:val="68"/>
  </w:num>
  <w:num w:numId="6">
    <w:abstractNumId w:val="2"/>
  </w:num>
  <w:num w:numId="7">
    <w:abstractNumId w:val="57"/>
  </w:num>
  <w:num w:numId="8">
    <w:abstractNumId w:val="15"/>
  </w:num>
  <w:num w:numId="9">
    <w:abstractNumId w:val="23"/>
  </w:num>
  <w:num w:numId="10">
    <w:abstractNumId w:val="43"/>
  </w:num>
  <w:num w:numId="11">
    <w:abstractNumId w:val="27"/>
  </w:num>
  <w:num w:numId="12">
    <w:abstractNumId w:val="22"/>
  </w:num>
  <w:num w:numId="13">
    <w:abstractNumId w:val="34"/>
  </w:num>
  <w:num w:numId="14">
    <w:abstractNumId w:val="71"/>
  </w:num>
  <w:num w:numId="15">
    <w:abstractNumId w:val="40"/>
  </w:num>
  <w:num w:numId="16">
    <w:abstractNumId w:val="47"/>
  </w:num>
  <w:num w:numId="17">
    <w:abstractNumId w:val="9"/>
  </w:num>
  <w:num w:numId="18">
    <w:abstractNumId w:val="4"/>
  </w:num>
  <w:num w:numId="19">
    <w:abstractNumId w:val="17"/>
  </w:num>
  <w:num w:numId="20">
    <w:abstractNumId w:val="20"/>
  </w:num>
  <w:num w:numId="21">
    <w:abstractNumId w:val="45"/>
  </w:num>
  <w:num w:numId="22">
    <w:abstractNumId w:val="19"/>
  </w:num>
  <w:num w:numId="23">
    <w:abstractNumId w:val="64"/>
  </w:num>
  <w:num w:numId="24">
    <w:abstractNumId w:val="66"/>
  </w:num>
  <w:num w:numId="25">
    <w:abstractNumId w:val="53"/>
  </w:num>
  <w:num w:numId="26">
    <w:abstractNumId w:val="1"/>
  </w:num>
  <w:num w:numId="27">
    <w:abstractNumId w:val="75"/>
  </w:num>
  <w:num w:numId="28">
    <w:abstractNumId w:val="10"/>
  </w:num>
  <w:num w:numId="29">
    <w:abstractNumId w:val="33"/>
  </w:num>
  <w:num w:numId="30">
    <w:abstractNumId w:val="73"/>
  </w:num>
  <w:num w:numId="31">
    <w:abstractNumId w:val="6"/>
  </w:num>
  <w:num w:numId="32">
    <w:abstractNumId w:val="58"/>
  </w:num>
  <w:num w:numId="33">
    <w:abstractNumId w:val="7"/>
  </w:num>
  <w:num w:numId="34">
    <w:abstractNumId w:val="46"/>
  </w:num>
  <w:num w:numId="35">
    <w:abstractNumId w:val="65"/>
  </w:num>
  <w:num w:numId="36">
    <w:abstractNumId w:val="48"/>
  </w:num>
  <w:num w:numId="37">
    <w:abstractNumId w:val="56"/>
  </w:num>
  <w:num w:numId="38">
    <w:abstractNumId w:val="14"/>
  </w:num>
  <w:num w:numId="39">
    <w:abstractNumId w:val="38"/>
  </w:num>
  <w:num w:numId="40">
    <w:abstractNumId w:val="13"/>
  </w:num>
  <w:num w:numId="41">
    <w:abstractNumId w:val="11"/>
  </w:num>
  <w:num w:numId="42">
    <w:abstractNumId w:val="28"/>
  </w:num>
  <w:num w:numId="43">
    <w:abstractNumId w:val="35"/>
  </w:num>
  <w:num w:numId="44">
    <w:abstractNumId w:val="30"/>
  </w:num>
  <w:num w:numId="45">
    <w:abstractNumId w:val="5"/>
  </w:num>
  <w:num w:numId="46">
    <w:abstractNumId w:val="55"/>
  </w:num>
  <w:num w:numId="47">
    <w:abstractNumId w:val="26"/>
  </w:num>
  <w:num w:numId="48">
    <w:abstractNumId w:val="74"/>
  </w:num>
  <w:num w:numId="49">
    <w:abstractNumId w:val="42"/>
  </w:num>
  <w:num w:numId="50">
    <w:abstractNumId w:val="70"/>
  </w:num>
  <w:num w:numId="51">
    <w:abstractNumId w:val="16"/>
  </w:num>
  <w:num w:numId="52">
    <w:abstractNumId w:val="31"/>
  </w:num>
  <w:num w:numId="53">
    <w:abstractNumId w:val="3"/>
  </w:num>
  <w:num w:numId="54">
    <w:abstractNumId w:val="49"/>
  </w:num>
  <w:num w:numId="55">
    <w:abstractNumId w:val="59"/>
  </w:num>
  <w:num w:numId="56">
    <w:abstractNumId w:val="36"/>
  </w:num>
  <w:num w:numId="57">
    <w:abstractNumId w:val="37"/>
  </w:num>
  <w:num w:numId="58">
    <w:abstractNumId w:val="44"/>
  </w:num>
  <w:num w:numId="59">
    <w:abstractNumId w:val="29"/>
  </w:num>
  <w:num w:numId="60">
    <w:abstractNumId w:val="51"/>
  </w:num>
  <w:num w:numId="61">
    <w:abstractNumId w:val="69"/>
  </w:num>
  <w:num w:numId="62">
    <w:abstractNumId w:val="24"/>
  </w:num>
  <w:num w:numId="63">
    <w:abstractNumId w:val="25"/>
  </w:num>
  <w:num w:numId="64">
    <w:abstractNumId w:val="12"/>
  </w:num>
  <w:num w:numId="65">
    <w:abstractNumId w:val="32"/>
  </w:num>
  <w:num w:numId="66">
    <w:abstractNumId w:val="61"/>
  </w:num>
  <w:num w:numId="67">
    <w:abstractNumId w:val="76"/>
  </w:num>
  <w:num w:numId="68">
    <w:abstractNumId w:val="54"/>
  </w:num>
  <w:num w:numId="69">
    <w:abstractNumId w:val="63"/>
  </w:num>
  <w:num w:numId="70">
    <w:abstractNumId w:val="67"/>
  </w:num>
  <w:num w:numId="71">
    <w:abstractNumId w:val="41"/>
  </w:num>
  <w:num w:numId="72">
    <w:abstractNumId w:val="62"/>
  </w:num>
  <w:num w:numId="73">
    <w:abstractNumId w:val="50"/>
  </w:num>
  <w:num w:numId="74">
    <w:abstractNumId w:val="8"/>
  </w:num>
  <w:num w:numId="75">
    <w:abstractNumId w:val="60"/>
  </w:num>
  <w:num w:numId="76">
    <w:abstractNumId w:val="0"/>
  </w:num>
  <w:num w:numId="77">
    <w:abstractNumId w:val="5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JackieWang">
    <w15:presenceInfo w15:providerId="None" w15:userId="JackieW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AE4F3F"/>
    <w:rsid w:val="000112CE"/>
    <w:rsid w:val="000113A7"/>
    <w:rsid w:val="00016998"/>
    <w:rsid w:val="00037BFC"/>
    <w:rsid w:val="00041D65"/>
    <w:rsid w:val="00045309"/>
    <w:rsid w:val="00055A96"/>
    <w:rsid w:val="000906CB"/>
    <w:rsid w:val="00097D97"/>
    <w:rsid w:val="000B4997"/>
    <w:rsid w:val="000E3E93"/>
    <w:rsid w:val="000E7BE5"/>
    <w:rsid w:val="00104A52"/>
    <w:rsid w:val="00126671"/>
    <w:rsid w:val="00146D2D"/>
    <w:rsid w:val="001674E8"/>
    <w:rsid w:val="00190BB9"/>
    <w:rsid w:val="001C145B"/>
    <w:rsid w:val="001C2B47"/>
    <w:rsid w:val="001E2072"/>
    <w:rsid w:val="001F6E52"/>
    <w:rsid w:val="00236A99"/>
    <w:rsid w:val="00243034"/>
    <w:rsid w:val="002721F1"/>
    <w:rsid w:val="00272213"/>
    <w:rsid w:val="002A762D"/>
    <w:rsid w:val="002B6DCC"/>
    <w:rsid w:val="002C2BD2"/>
    <w:rsid w:val="002F1429"/>
    <w:rsid w:val="002F149D"/>
    <w:rsid w:val="00317FC3"/>
    <w:rsid w:val="0036428C"/>
    <w:rsid w:val="003A1DF9"/>
    <w:rsid w:val="003B5C35"/>
    <w:rsid w:val="003D1D92"/>
    <w:rsid w:val="003E556B"/>
    <w:rsid w:val="00403DD2"/>
    <w:rsid w:val="00414E15"/>
    <w:rsid w:val="00426882"/>
    <w:rsid w:val="004400F8"/>
    <w:rsid w:val="00443DB5"/>
    <w:rsid w:val="004C4DC2"/>
    <w:rsid w:val="004E2BFF"/>
    <w:rsid w:val="004F40D7"/>
    <w:rsid w:val="00502D65"/>
    <w:rsid w:val="005127CD"/>
    <w:rsid w:val="00526E57"/>
    <w:rsid w:val="005311D8"/>
    <w:rsid w:val="00536F42"/>
    <w:rsid w:val="005556F6"/>
    <w:rsid w:val="00590853"/>
    <w:rsid w:val="005A29DD"/>
    <w:rsid w:val="005B3BCB"/>
    <w:rsid w:val="005B49BE"/>
    <w:rsid w:val="005D2D64"/>
    <w:rsid w:val="00602285"/>
    <w:rsid w:val="00610D8D"/>
    <w:rsid w:val="006468E5"/>
    <w:rsid w:val="0065176F"/>
    <w:rsid w:val="00657941"/>
    <w:rsid w:val="0067735C"/>
    <w:rsid w:val="006B7FD4"/>
    <w:rsid w:val="006D3A19"/>
    <w:rsid w:val="006E4051"/>
    <w:rsid w:val="006F6922"/>
    <w:rsid w:val="00727710"/>
    <w:rsid w:val="007353CC"/>
    <w:rsid w:val="0073584B"/>
    <w:rsid w:val="00737007"/>
    <w:rsid w:val="00756006"/>
    <w:rsid w:val="007761B3"/>
    <w:rsid w:val="0078464C"/>
    <w:rsid w:val="00786B59"/>
    <w:rsid w:val="0079768D"/>
    <w:rsid w:val="007D7033"/>
    <w:rsid w:val="007F10F6"/>
    <w:rsid w:val="007F4CB3"/>
    <w:rsid w:val="00817A9D"/>
    <w:rsid w:val="0087410C"/>
    <w:rsid w:val="0088622C"/>
    <w:rsid w:val="008967A9"/>
    <w:rsid w:val="008B32E8"/>
    <w:rsid w:val="008C1B67"/>
    <w:rsid w:val="008C2CA8"/>
    <w:rsid w:val="008F285B"/>
    <w:rsid w:val="00917FA0"/>
    <w:rsid w:val="00953D9C"/>
    <w:rsid w:val="00961F54"/>
    <w:rsid w:val="00980050"/>
    <w:rsid w:val="009B307A"/>
    <w:rsid w:val="009F06C9"/>
    <w:rsid w:val="00A50636"/>
    <w:rsid w:val="00A667E2"/>
    <w:rsid w:val="00A921C2"/>
    <w:rsid w:val="00AC20A9"/>
    <w:rsid w:val="00AF12A8"/>
    <w:rsid w:val="00AF7B27"/>
    <w:rsid w:val="00B249B3"/>
    <w:rsid w:val="00B638B9"/>
    <w:rsid w:val="00B70885"/>
    <w:rsid w:val="00B773E0"/>
    <w:rsid w:val="00B95C58"/>
    <w:rsid w:val="00BA23B9"/>
    <w:rsid w:val="00BA2B89"/>
    <w:rsid w:val="00BF226F"/>
    <w:rsid w:val="00BF6C1A"/>
    <w:rsid w:val="00C07011"/>
    <w:rsid w:val="00C34931"/>
    <w:rsid w:val="00C371AD"/>
    <w:rsid w:val="00C45416"/>
    <w:rsid w:val="00C50D2A"/>
    <w:rsid w:val="00C73568"/>
    <w:rsid w:val="00C903A5"/>
    <w:rsid w:val="00CE7907"/>
    <w:rsid w:val="00D345C8"/>
    <w:rsid w:val="00D348C5"/>
    <w:rsid w:val="00D42C65"/>
    <w:rsid w:val="00D574B4"/>
    <w:rsid w:val="00D86105"/>
    <w:rsid w:val="00D9319F"/>
    <w:rsid w:val="00DA514B"/>
    <w:rsid w:val="00DC2D29"/>
    <w:rsid w:val="00E01521"/>
    <w:rsid w:val="00E13E5D"/>
    <w:rsid w:val="00E2242E"/>
    <w:rsid w:val="00E342F4"/>
    <w:rsid w:val="00E4655B"/>
    <w:rsid w:val="00E46592"/>
    <w:rsid w:val="00E62627"/>
    <w:rsid w:val="00E67995"/>
    <w:rsid w:val="00E77F6D"/>
    <w:rsid w:val="00E912F4"/>
    <w:rsid w:val="00EB3FE7"/>
    <w:rsid w:val="00EC5D71"/>
    <w:rsid w:val="00ED0796"/>
    <w:rsid w:val="00EF5BA2"/>
    <w:rsid w:val="00F1000E"/>
    <w:rsid w:val="00F158B5"/>
    <w:rsid w:val="00F43BBC"/>
    <w:rsid w:val="00F61A2C"/>
    <w:rsid w:val="00F66CEB"/>
    <w:rsid w:val="00F762FB"/>
    <w:rsid w:val="00F92BD7"/>
    <w:rsid w:val="00FA1738"/>
    <w:rsid w:val="00FA1BC0"/>
    <w:rsid w:val="00FC5A4D"/>
    <w:rsid w:val="00FC61D6"/>
    <w:rsid w:val="00FF0DCA"/>
    <w:rsid w:val="01115B19"/>
    <w:rsid w:val="01154EDD"/>
    <w:rsid w:val="015679D0"/>
    <w:rsid w:val="01641E30"/>
    <w:rsid w:val="017165B7"/>
    <w:rsid w:val="019F1377"/>
    <w:rsid w:val="01A329B0"/>
    <w:rsid w:val="01B14C06"/>
    <w:rsid w:val="01C83AFC"/>
    <w:rsid w:val="01EE19B6"/>
    <w:rsid w:val="01F3521E"/>
    <w:rsid w:val="02067ABD"/>
    <w:rsid w:val="021B6523"/>
    <w:rsid w:val="022E44A8"/>
    <w:rsid w:val="024912E2"/>
    <w:rsid w:val="02555ED9"/>
    <w:rsid w:val="026B1259"/>
    <w:rsid w:val="02766CF7"/>
    <w:rsid w:val="02A93B2F"/>
    <w:rsid w:val="02E132C9"/>
    <w:rsid w:val="02FE3E7B"/>
    <w:rsid w:val="03237D85"/>
    <w:rsid w:val="03270A01"/>
    <w:rsid w:val="032A2EC2"/>
    <w:rsid w:val="03634F89"/>
    <w:rsid w:val="037F74BA"/>
    <w:rsid w:val="0397607D"/>
    <w:rsid w:val="0397BBFD"/>
    <w:rsid w:val="03991DF6"/>
    <w:rsid w:val="039B791C"/>
    <w:rsid w:val="03BC7E2E"/>
    <w:rsid w:val="03BE360A"/>
    <w:rsid w:val="03C34149"/>
    <w:rsid w:val="03CE5F43"/>
    <w:rsid w:val="03ED2281"/>
    <w:rsid w:val="03F965F7"/>
    <w:rsid w:val="041F054D"/>
    <w:rsid w:val="0449381C"/>
    <w:rsid w:val="04743F71"/>
    <w:rsid w:val="049D3B67"/>
    <w:rsid w:val="04B62533"/>
    <w:rsid w:val="04BA0275"/>
    <w:rsid w:val="04D72BD5"/>
    <w:rsid w:val="04E46248"/>
    <w:rsid w:val="04E946B7"/>
    <w:rsid w:val="051554AC"/>
    <w:rsid w:val="051E25B2"/>
    <w:rsid w:val="05230EF2"/>
    <w:rsid w:val="05263B5D"/>
    <w:rsid w:val="054322BE"/>
    <w:rsid w:val="054B32F0"/>
    <w:rsid w:val="05597A8E"/>
    <w:rsid w:val="057D9126"/>
    <w:rsid w:val="05910880"/>
    <w:rsid w:val="05946D18"/>
    <w:rsid w:val="05A827C4"/>
    <w:rsid w:val="05AD47A0"/>
    <w:rsid w:val="05C173E2"/>
    <w:rsid w:val="05C313AC"/>
    <w:rsid w:val="05CD5D86"/>
    <w:rsid w:val="05D13AC9"/>
    <w:rsid w:val="05E46A9E"/>
    <w:rsid w:val="060C2D53"/>
    <w:rsid w:val="066466EB"/>
    <w:rsid w:val="06677F89"/>
    <w:rsid w:val="067526A6"/>
    <w:rsid w:val="06897EAF"/>
    <w:rsid w:val="068B011B"/>
    <w:rsid w:val="06AF407F"/>
    <w:rsid w:val="06B807E5"/>
    <w:rsid w:val="06D118A6"/>
    <w:rsid w:val="06D66EBD"/>
    <w:rsid w:val="06EC048E"/>
    <w:rsid w:val="07097292"/>
    <w:rsid w:val="07132C6D"/>
    <w:rsid w:val="071C6FC5"/>
    <w:rsid w:val="072365A6"/>
    <w:rsid w:val="07320597"/>
    <w:rsid w:val="07373DFF"/>
    <w:rsid w:val="07391925"/>
    <w:rsid w:val="073A38EF"/>
    <w:rsid w:val="076F3599"/>
    <w:rsid w:val="07723089"/>
    <w:rsid w:val="07837045"/>
    <w:rsid w:val="07A817AD"/>
    <w:rsid w:val="07B40FAC"/>
    <w:rsid w:val="07B74F40"/>
    <w:rsid w:val="07D653C6"/>
    <w:rsid w:val="07DDD385"/>
    <w:rsid w:val="07DEF22F"/>
    <w:rsid w:val="07E37CBE"/>
    <w:rsid w:val="07EF0236"/>
    <w:rsid w:val="07F96D1C"/>
    <w:rsid w:val="07FC0BA5"/>
    <w:rsid w:val="08055CAB"/>
    <w:rsid w:val="08400A92"/>
    <w:rsid w:val="0845254C"/>
    <w:rsid w:val="08646E76"/>
    <w:rsid w:val="086E4CDF"/>
    <w:rsid w:val="08800C7C"/>
    <w:rsid w:val="08884114"/>
    <w:rsid w:val="089808CE"/>
    <w:rsid w:val="08A47272"/>
    <w:rsid w:val="08BB280E"/>
    <w:rsid w:val="08C77405"/>
    <w:rsid w:val="08D833C0"/>
    <w:rsid w:val="08DD2784"/>
    <w:rsid w:val="08E006A3"/>
    <w:rsid w:val="08E13C0F"/>
    <w:rsid w:val="08EE04EE"/>
    <w:rsid w:val="08F24482"/>
    <w:rsid w:val="09023F99"/>
    <w:rsid w:val="091A12E3"/>
    <w:rsid w:val="091F4B4B"/>
    <w:rsid w:val="093C394F"/>
    <w:rsid w:val="09510A7C"/>
    <w:rsid w:val="09557060"/>
    <w:rsid w:val="096C43DF"/>
    <w:rsid w:val="09777CCF"/>
    <w:rsid w:val="0985784F"/>
    <w:rsid w:val="09A3752A"/>
    <w:rsid w:val="09A8AD86"/>
    <w:rsid w:val="09D73678"/>
    <w:rsid w:val="09F56BE6"/>
    <w:rsid w:val="09F61D50"/>
    <w:rsid w:val="0A147E31"/>
    <w:rsid w:val="0A286569"/>
    <w:rsid w:val="0A344626"/>
    <w:rsid w:val="0A5D1DCF"/>
    <w:rsid w:val="0A5E128A"/>
    <w:rsid w:val="0A6749FB"/>
    <w:rsid w:val="0A8E01DA"/>
    <w:rsid w:val="0A9B46A5"/>
    <w:rsid w:val="0ABD5DA8"/>
    <w:rsid w:val="0ACBA1B0"/>
    <w:rsid w:val="0ACF389E"/>
    <w:rsid w:val="0AD12D78"/>
    <w:rsid w:val="0AD16319"/>
    <w:rsid w:val="0AE918B4"/>
    <w:rsid w:val="0AF838A6"/>
    <w:rsid w:val="0AFD710E"/>
    <w:rsid w:val="0B1A381C"/>
    <w:rsid w:val="0B1D52F2"/>
    <w:rsid w:val="0B3348DE"/>
    <w:rsid w:val="0B36617C"/>
    <w:rsid w:val="0B3864F3"/>
    <w:rsid w:val="0B48482D"/>
    <w:rsid w:val="0B6F49FB"/>
    <w:rsid w:val="0B7F3F0B"/>
    <w:rsid w:val="0B9335CE"/>
    <w:rsid w:val="0B9F4EC4"/>
    <w:rsid w:val="0BB61D01"/>
    <w:rsid w:val="0BBF1C25"/>
    <w:rsid w:val="0BCE4DAB"/>
    <w:rsid w:val="0BD47E6F"/>
    <w:rsid w:val="0BE502CE"/>
    <w:rsid w:val="0BE81B6C"/>
    <w:rsid w:val="0BF00A21"/>
    <w:rsid w:val="0BF40F20"/>
    <w:rsid w:val="0BFF630F"/>
    <w:rsid w:val="0C0D15D3"/>
    <w:rsid w:val="0C175FAD"/>
    <w:rsid w:val="0C1A784C"/>
    <w:rsid w:val="0C322DE7"/>
    <w:rsid w:val="0C48260B"/>
    <w:rsid w:val="0C52306D"/>
    <w:rsid w:val="0C863C7A"/>
    <w:rsid w:val="0CA57465"/>
    <w:rsid w:val="0CA91BE5"/>
    <w:rsid w:val="0CC00342"/>
    <w:rsid w:val="0CD276AF"/>
    <w:rsid w:val="0CF85DDF"/>
    <w:rsid w:val="0D077DD0"/>
    <w:rsid w:val="0D381270"/>
    <w:rsid w:val="0D77C9A3"/>
    <w:rsid w:val="0D821B4C"/>
    <w:rsid w:val="0DB4138E"/>
    <w:rsid w:val="0DC43784"/>
    <w:rsid w:val="0DEFE66C"/>
    <w:rsid w:val="0DFDFC61"/>
    <w:rsid w:val="0DFF319D"/>
    <w:rsid w:val="0E1A3B33"/>
    <w:rsid w:val="0E43752E"/>
    <w:rsid w:val="0E5C239D"/>
    <w:rsid w:val="0E753363"/>
    <w:rsid w:val="0E770F85"/>
    <w:rsid w:val="0E7F464C"/>
    <w:rsid w:val="0E912047"/>
    <w:rsid w:val="0E9D59AD"/>
    <w:rsid w:val="0EAF316A"/>
    <w:rsid w:val="0EF80318"/>
    <w:rsid w:val="0EF80552"/>
    <w:rsid w:val="0F1D38DB"/>
    <w:rsid w:val="0F452E31"/>
    <w:rsid w:val="0F4B48EC"/>
    <w:rsid w:val="0F4F5A5E"/>
    <w:rsid w:val="0F5FDA45"/>
    <w:rsid w:val="0F6239E3"/>
    <w:rsid w:val="0F6FFB7E"/>
    <w:rsid w:val="0F784FB5"/>
    <w:rsid w:val="0F7D04D6"/>
    <w:rsid w:val="0F7D62C6"/>
    <w:rsid w:val="0F957915"/>
    <w:rsid w:val="0FA1275E"/>
    <w:rsid w:val="0FB00BF3"/>
    <w:rsid w:val="0FCD3DC0"/>
    <w:rsid w:val="0FDFD9B7"/>
    <w:rsid w:val="0FEB5787"/>
    <w:rsid w:val="0FEED594"/>
    <w:rsid w:val="0FF95CE3"/>
    <w:rsid w:val="0FFCEA2C"/>
    <w:rsid w:val="0FFDB87B"/>
    <w:rsid w:val="0FFF1507"/>
    <w:rsid w:val="102F435D"/>
    <w:rsid w:val="1053332C"/>
    <w:rsid w:val="10C60222"/>
    <w:rsid w:val="10DB1C9F"/>
    <w:rsid w:val="10DE0FA0"/>
    <w:rsid w:val="10FF19E3"/>
    <w:rsid w:val="1102547E"/>
    <w:rsid w:val="11333889"/>
    <w:rsid w:val="11372127"/>
    <w:rsid w:val="113D2012"/>
    <w:rsid w:val="114710E3"/>
    <w:rsid w:val="114A2981"/>
    <w:rsid w:val="115D4462"/>
    <w:rsid w:val="11785740"/>
    <w:rsid w:val="117B71DA"/>
    <w:rsid w:val="118934A9"/>
    <w:rsid w:val="11A6405B"/>
    <w:rsid w:val="11D658B4"/>
    <w:rsid w:val="11DC7A7D"/>
    <w:rsid w:val="11FB4122"/>
    <w:rsid w:val="12057000"/>
    <w:rsid w:val="121865DB"/>
    <w:rsid w:val="123C051C"/>
    <w:rsid w:val="12887C05"/>
    <w:rsid w:val="12A61E39"/>
    <w:rsid w:val="12AD766B"/>
    <w:rsid w:val="12BB58E4"/>
    <w:rsid w:val="12D64C40"/>
    <w:rsid w:val="12DB5F87"/>
    <w:rsid w:val="130628D8"/>
    <w:rsid w:val="1312127D"/>
    <w:rsid w:val="13135720"/>
    <w:rsid w:val="13255454"/>
    <w:rsid w:val="132A26A2"/>
    <w:rsid w:val="1331204B"/>
    <w:rsid w:val="133D279D"/>
    <w:rsid w:val="134A4EBA"/>
    <w:rsid w:val="135C3E2F"/>
    <w:rsid w:val="139F5206"/>
    <w:rsid w:val="13A445CA"/>
    <w:rsid w:val="13CB2475"/>
    <w:rsid w:val="13D6674E"/>
    <w:rsid w:val="13DB5B12"/>
    <w:rsid w:val="13E76BAD"/>
    <w:rsid w:val="13EE5846"/>
    <w:rsid w:val="14237BE5"/>
    <w:rsid w:val="142E0338"/>
    <w:rsid w:val="1441006B"/>
    <w:rsid w:val="147D1BE4"/>
    <w:rsid w:val="14807912"/>
    <w:rsid w:val="149C022D"/>
    <w:rsid w:val="14B32D8C"/>
    <w:rsid w:val="14C8795A"/>
    <w:rsid w:val="14CF1B1B"/>
    <w:rsid w:val="15023C9F"/>
    <w:rsid w:val="15205ED3"/>
    <w:rsid w:val="1546345F"/>
    <w:rsid w:val="15595889"/>
    <w:rsid w:val="156F72E3"/>
    <w:rsid w:val="1571672E"/>
    <w:rsid w:val="15793835"/>
    <w:rsid w:val="15804BC3"/>
    <w:rsid w:val="15BD7BC5"/>
    <w:rsid w:val="15C251DC"/>
    <w:rsid w:val="15CA5E3E"/>
    <w:rsid w:val="15E47A09"/>
    <w:rsid w:val="15EF0616"/>
    <w:rsid w:val="15F7C376"/>
    <w:rsid w:val="15FED7BD"/>
    <w:rsid w:val="15FF1F8C"/>
    <w:rsid w:val="161A0B74"/>
    <w:rsid w:val="163FC187"/>
    <w:rsid w:val="16473933"/>
    <w:rsid w:val="1647E29B"/>
    <w:rsid w:val="1651030E"/>
    <w:rsid w:val="166149F5"/>
    <w:rsid w:val="16A16DEE"/>
    <w:rsid w:val="16AA639C"/>
    <w:rsid w:val="16EF0253"/>
    <w:rsid w:val="17103D25"/>
    <w:rsid w:val="17127A9D"/>
    <w:rsid w:val="17141A67"/>
    <w:rsid w:val="17398B6A"/>
    <w:rsid w:val="17485BB5"/>
    <w:rsid w:val="175C6F6A"/>
    <w:rsid w:val="1763479D"/>
    <w:rsid w:val="17661B01"/>
    <w:rsid w:val="177E10A8"/>
    <w:rsid w:val="177E3384"/>
    <w:rsid w:val="17970792"/>
    <w:rsid w:val="17991F6C"/>
    <w:rsid w:val="17A032FB"/>
    <w:rsid w:val="17A34B99"/>
    <w:rsid w:val="17BB0135"/>
    <w:rsid w:val="17BD3EAD"/>
    <w:rsid w:val="17CB6EEE"/>
    <w:rsid w:val="17DB420F"/>
    <w:rsid w:val="17DFE91E"/>
    <w:rsid w:val="17E78983"/>
    <w:rsid w:val="17EB614D"/>
    <w:rsid w:val="17F3F598"/>
    <w:rsid w:val="17FD24FB"/>
    <w:rsid w:val="17FE3DA9"/>
    <w:rsid w:val="18003D99"/>
    <w:rsid w:val="18047D2E"/>
    <w:rsid w:val="180E295A"/>
    <w:rsid w:val="1816180F"/>
    <w:rsid w:val="18194E5B"/>
    <w:rsid w:val="18202D77"/>
    <w:rsid w:val="182061EA"/>
    <w:rsid w:val="185F4F64"/>
    <w:rsid w:val="187A7FF0"/>
    <w:rsid w:val="188E5849"/>
    <w:rsid w:val="189118B0"/>
    <w:rsid w:val="189218F4"/>
    <w:rsid w:val="189B5826"/>
    <w:rsid w:val="18DA0A8E"/>
    <w:rsid w:val="18EF58AD"/>
    <w:rsid w:val="19061883"/>
    <w:rsid w:val="191125FE"/>
    <w:rsid w:val="192F2B88"/>
    <w:rsid w:val="19306900"/>
    <w:rsid w:val="193A32DB"/>
    <w:rsid w:val="194F6D87"/>
    <w:rsid w:val="19793E03"/>
    <w:rsid w:val="197D7D98"/>
    <w:rsid w:val="19866520"/>
    <w:rsid w:val="1987553C"/>
    <w:rsid w:val="199926F8"/>
    <w:rsid w:val="199D21E8"/>
    <w:rsid w:val="19AB041A"/>
    <w:rsid w:val="19B7221D"/>
    <w:rsid w:val="19DF2CB3"/>
    <w:rsid w:val="19EE7629"/>
    <w:rsid w:val="19FA13E8"/>
    <w:rsid w:val="1A0C111B"/>
    <w:rsid w:val="1A126F7E"/>
    <w:rsid w:val="1A1F0E4F"/>
    <w:rsid w:val="1A3C6319"/>
    <w:rsid w:val="1A534EFA"/>
    <w:rsid w:val="1A7C0CF7"/>
    <w:rsid w:val="1A903AFB"/>
    <w:rsid w:val="1A9C424D"/>
    <w:rsid w:val="1AAC1FB7"/>
    <w:rsid w:val="1AC76DF0"/>
    <w:rsid w:val="1AC780C7"/>
    <w:rsid w:val="1AC83294"/>
    <w:rsid w:val="1AD3404A"/>
    <w:rsid w:val="1AD58327"/>
    <w:rsid w:val="1AE45BF4"/>
    <w:rsid w:val="1AF8344E"/>
    <w:rsid w:val="1B0F0EC3"/>
    <w:rsid w:val="1B2A1AA8"/>
    <w:rsid w:val="1B2D759B"/>
    <w:rsid w:val="1B4F7512"/>
    <w:rsid w:val="1B544B28"/>
    <w:rsid w:val="1B570174"/>
    <w:rsid w:val="1B5FFB90"/>
    <w:rsid w:val="1B6FD122"/>
    <w:rsid w:val="1B7F30C2"/>
    <w:rsid w:val="1B99253B"/>
    <w:rsid w:val="1BA10CEA"/>
    <w:rsid w:val="1BA548B0"/>
    <w:rsid w:val="1BAB226E"/>
    <w:rsid w:val="1BB6133F"/>
    <w:rsid w:val="1BBD70D6"/>
    <w:rsid w:val="1BBF0DE8"/>
    <w:rsid w:val="1BCF929B"/>
    <w:rsid w:val="1BDD420B"/>
    <w:rsid w:val="1BDFE038"/>
    <w:rsid w:val="1BE70FC9"/>
    <w:rsid w:val="1BFFDDB1"/>
    <w:rsid w:val="1C1678EA"/>
    <w:rsid w:val="1C215D0A"/>
    <w:rsid w:val="1C2F2E9F"/>
    <w:rsid w:val="1C3B19B0"/>
    <w:rsid w:val="1C5B3C94"/>
    <w:rsid w:val="1C676ADD"/>
    <w:rsid w:val="1C856109"/>
    <w:rsid w:val="1C8971FD"/>
    <w:rsid w:val="1C962F1E"/>
    <w:rsid w:val="1CB533A4"/>
    <w:rsid w:val="1CBA3085"/>
    <w:rsid w:val="1CE1063D"/>
    <w:rsid w:val="1CEC2B3E"/>
    <w:rsid w:val="1CFFA47A"/>
    <w:rsid w:val="1D0B56BA"/>
    <w:rsid w:val="1D100F23"/>
    <w:rsid w:val="1D110334"/>
    <w:rsid w:val="1D266050"/>
    <w:rsid w:val="1D3544E5"/>
    <w:rsid w:val="1D3736C9"/>
    <w:rsid w:val="1D3F16DE"/>
    <w:rsid w:val="1D4E481A"/>
    <w:rsid w:val="1D66357E"/>
    <w:rsid w:val="1D686669"/>
    <w:rsid w:val="1D6F1306"/>
    <w:rsid w:val="1D735D7D"/>
    <w:rsid w:val="1D75EFEC"/>
    <w:rsid w:val="1D7B096A"/>
    <w:rsid w:val="1D7E5E8C"/>
    <w:rsid w:val="1D815779"/>
    <w:rsid w:val="1D865DA0"/>
    <w:rsid w:val="1D8A4831"/>
    <w:rsid w:val="1D9A5767"/>
    <w:rsid w:val="1DA653E3"/>
    <w:rsid w:val="1DA7A619"/>
    <w:rsid w:val="1DAA6C81"/>
    <w:rsid w:val="1DB21FDA"/>
    <w:rsid w:val="1DB25B36"/>
    <w:rsid w:val="1DB55626"/>
    <w:rsid w:val="1DB87967"/>
    <w:rsid w:val="1DC835AB"/>
    <w:rsid w:val="1DCD471E"/>
    <w:rsid w:val="1DD0420E"/>
    <w:rsid w:val="1DE657E0"/>
    <w:rsid w:val="1DEA52D0"/>
    <w:rsid w:val="1DF954DC"/>
    <w:rsid w:val="1DFE6FCD"/>
    <w:rsid w:val="1E124827"/>
    <w:rsid w:val="1E4A2212"/>
    <w:rsid w:val="1E566E09"/>
    <w:rsid w:val="1E6432D4"/>
    <w:rsid w:val="1E672DC4"/>
    <w:rsid w:val="1E6B234B"/>
    <w:rsid w:val="1E733517"/>
    <w:rsid w:val="1E8522FD"/>
    <w:rsid w:val="1EA062D6"/>
    <w:rsid w:val="1EA638ED"/>
    <w:rsid w:val="1EBB6326"/>
    <w:rsid w:val="1EBD4647"/>
    <w:rsid w:val="1EC99373"/>
    <w:rsid w:val="1ECC70CB"/>
    <w:rsid w:val="1ECF7046"/>
    <w:rsid w:val="1ED75E06"/>
    <w:rsid w:val="1EDC250A"/>
    <w:rsid w:val="1EEF6485"/>
    <w:rsid w:val="1EFA5688"/>
    <w:rsid w:val="1EFB7660"/>
    <w:rsid w:val="1EFF58DD"/>
    <w:rsid w:val="1F022AED"/>
    <w:rsid w:val="1F16D04D"/>
    <w:rsid w:val="1F186F92"/>
    <w:rsid w:val="1F1A1BE5"/>
    <w:rsid w:val="1F2B884F"/>
    <w:rsid w:val="1F316F2E"/>
    <w:rsid w:val="1F325180"/>
    <w:rsid w:val="1F3535EB"/>
    <w:rsid w:val="1F397105"/>
    <w:rsid w:val="1F3C7DAD"/>
    <w:rsid w:val="1F5F1CED"/>
    <w:rsid w:val="1F6615E2"/>
    <w:rsid w:val="1F670D6C"/>
    <w:rsid w:val="1F6D61B8"/>
    <w:rsid w:val="1F6F3FCA"/>
    <w:rsid w:val="1F7706D9"/>
    <w:rsid w:val="1F7F29E0"/>
    <w:rsid w:val="1F7FDE19"/>
    <w:rsid w:val="1F8452B0"/>
    <w:rsid w:val="1F923E71"/>
    <w:rsid w:val="1F952153"/>
    <w:rsid w:val="1F953961"/>
    <w:rsid w:val="1FA69BCD"/>
    <w:rsid w:val="1FA83694"/>
    <w:rsid w:val="1FB5D10D"/>
    <w:rsid w:val="1FCEF06D"/>
    <w:rsid w:val="1FD7E594"/>
    <w:rsid w:val="1FDE8046"/>
    <w:rsid w:val="1FDF3087"/>
    <w:rsid w:val="1FDFFDC5"/>
    <w:rsid w:val="1FE58F47"/>
    <w:rsid w:val="1FE8583F"/>
    <w:rsid w:val="1FEF3E39"/>
    <w:rsid w:val="1FF66086"/>
    <w:rsid w:val="1FFBFB95"/>
    <w:rsid w:val="1FFE58CF"/>
    <w:rsid w:val="1FFF64AD"/>
    <w:rsid w:val="1FFF6D76"/>
    <w:rsid w:val="20112FE8"/>
    <w:rsid w:val="20117531"/>
    <w:rsid w:val="20232D1B"/>
    <w:rsid w:val="2027280B"/>
    <w:rsid w:val="202A22FB"/>
    <w:rsid w:val="2031368A"/>
    <w:rsid w:val="204942DB"/>
    <w:rsid w:val="20564E9E"/>
    <w:rsid w:val="206C46C2"/>
    <w:rsid w:val="207E43F5"/>
    <w:rsid w:val="20887022"/>
    <w:rsid w:val="209D0D1F"/>
    <w:rsid w:val="20B00A53"/>
    <w:rsid w:val="20B91712"/>
    <w:rsid w:val="20BC7F0E"/>
    <w:rsid w:val="20C4005A"/>
    <w:rsid w:val="20C718F8"/>
    <w:rsid w:val="20EE3329"/>
    <w:rsid w:val="20F621DE"/>
    <w:rsid w:val="20F85F56"/>
    <w:rsid w:val="216A30E1"/>
    <w:rsid w:val="217F0425"/>
    <w:rsid w:val="2194304B"/>
    <w:rsid w:val="21AD6D40"/>
    <w:rsid w:val="21BC51D5"/>
    <w:rsid w:val="21BF77D9"/>
    <w:rsid w:val="21C14FBC"/>
    <w:rsid w:val="21CB366A"/>
    <w:rsid w:val="21DE339D"/>
    <w:rsid w:val="21E64000"/>
    <w:rsid w:val="21EB33F8"/>
    <w:rsid w:val="21ED35E0"/>
    <w:rsid w:val="21F4496F"/>
    <w:rsid w:val="226734D6"/>
    <w:rsid w:val="229972C4"/>
    <w:rsid w:val="22A46395"/>
    <w:rsid w:val="22AE1DE0"/>
    <w:rsid w:val="22BBD8E8"/>
    <w:rsid w:val="22C2681B"/>
    <w:rsid w:val="22CF0F38"/>
    <w:rsid w:val="22F84497"/>
    <w:rsid w:val="232E3EB1"/>
    <w:rsid w:val="23337719"/>
    <w:rsid w:val="23384D2F"/>
    <w:rsid w:val="234611FA"/>
    <w:rsid w:val="237815D0"/>
    <w:rsid w:val="237F1629"/>
    <w:rsid w:val="238166D6"/>
    <w:rsid w:val="23902475"/>
    <w:rsid w:val="23BA3996"/>
    <w:rsid w:val="23C00E32"/>
    <w:rsid w:val="23E46C65"/>
    <w:rsid w:val="23EA427B"/>
    <w:rsid w:val="23F52C20"/>
    <w:rsid w:val="23FC3FAF"/>
    <w:rsid w:val="24174945"/>
    <w:rsid w:val="241E5CD3"/>
    <w:rsid w:val="242752AD"/>
    <w:rsid w:val="242F7EE0"/>
    <w:rsid w:val="2437006A"/>
    <w:rsid w:val="24376D95"/>
    <w:rsid w:val="2443398C"/>
    <w:rsid w:val="24543657"/>
    <w:rsid w:val="2455546D"/>
    <w:rsid w:val="245E2574"/>
    <w:rsid w:val="24771887"/>
    <w:rsid w:val="247F01ED"/>
    <w:rsid w:val="248B7CD0"/>
    <w:rsid w:val="24AB32DF"/>
    <w:rsid w:val="24CDED04"/>
    <w:rsid w:val="24DB1E16"/>
    <w:rsid w:val="24E22A16"/>
    <w:rsid w:val="24E32A79"/>
    <w:rsid w:val="24FF38E5"/>
    <w:rsid w:val="25021151"/>
    <w:rsid w:val="25115838"/>
    <w:rsid w:val="253357AE"/>
    <w:rsid w:val="253F8C31"/>
    <w:rsid w:val="254A0D4A"/>
    <w:rsid w:val="258204E4"/>
    <w:rsid w:val="259113A8"/>
    <w:rsid w:val="259FC706"/>
    <w:rsid w:val="25A62424"/>
    <w:rsid w:val="25AA31E2"/>
    <w:rsid w:val="25AB3597"/>
    <w:rsid w:val="25AF19A3"/>
    <w:rsid w:val="25BB0A6F"/>
    <w:rsid w:val="25C44658"/>
    <w:rsid w:val="25EE5B79"/>
    <w:rsid w:val="25FED0ED"/>
    <w:rsid w:val="26020487"/>
    <w:rsid w:val="261A071C"/>
    <w:rsid w:val="261C6242"/>
    <w:rsid w:val="262D4649"/>
    <w:rsid w:val="26357304"/>
    <w:rsid w:val="26393298"/>
    <w:rsid w:val="26413EBD"/>
    <w:rsid w:val="26527EB6"/>
    <w:rsid w:val="2679B27E"/>
    <w:rsid w:val="267C13D7"/>
    <w:rsid w:val="267D50B5"/>
    <w:rsid w:val="267E514F"/>
    <w:rsid w:val="267E59D6"/>
    <w:rsid w:val="26832765"/>
    <w:rsid w:val="26996ED8"/>
    <w:rsid w:val="269C3827"/>
    <w:rsid w:val="26AB5818"/>
    <w:rsid w:val="26AD77E2"/>
    <w:rsid w:val="26BB1FF2"/>
    <w:rsid w:val="26DF764B"/>
    <w:rsid w:val="271433BD"/>
    <w:rsid w:val="27233601"/>
    <w:rsid w:val="27284F81"/>
    <w:rsid w:val="27343A60"/>
    <w:rsid w:val="2747DC55"/>
    <w:rsid w:val="277FEFA0"/>
    <w:rsid w:val="27895B59"/>
    <w:rsid w:val="27B150B0"/>
    <w:rsid w:val="27B23302"/>
    <w:rsid w:val="27BFFEB6"/>
    <w:rsid w:val="27C638FE"/>
    <w:rsid w:val="27D019DA"/>
    <w:rsid w:val="27DFFB62"/>
    <w:rsid w:val="27ED45EC"/>
    <w:rsid w:val="27F82CDF"/>
    <w:rsid w:val="27FD02F5"/>
    <w:rsid w:val="27FF42B7"/>
    <w:rsid w:val="28073FFF"/>
    <w:rsid w:val="280A6664"/>
    <w:rsid w:val="281F64BE"/>
    <w:rsid w:val="282E4405"/>
    <w:rsid w:val="283C1BAF"/>
    <w:rsid w:val="284260F2"/>
    <w:rsid w:val="287265EE"/>
    <w:rsid w:val="28932B31"/>
    <w:rsid w:val="28BC1F5F"/>
    <w:rsid w:val="28D04B75"/>
    <w:rsid w:val="28EB69CE"/>
    <w:rsid w:val="2916146A"/>
    <w:rsid w:val="2916341D"/>
    <w:rsid w:val="29502F22"/>
    <w:rsid w:val="295A0C8F"/>
    <w:rsid w:val="2962484B"/>
    <w:rsid w:val="296C5733"/>
    <w:rsid w:val="297B3BC8"/>
    <w:rsid w:val="298C36DF"/>
    <w:rsid w:val="298D582C"/>
    <w:rsid w:val="299A5FBF"/>
    <w:rsid w:val="299D3D9D"/>
    <w:rsid w:val="29C41DD8"/>
    <w:rsid w:val="29CF181E"/>
    <w:rsid w:val="29E8150A"/>
    <w:rsid w:val="2A13795C"/>
    <w:rsid w:val="2A2450BE"/>
    <w:rsid w:val="2A2D713F"/>
    <w:rsid w:val="2A324EC4"/>
    <w:rsid w:val="2A331DAD"/>
    <w:rsid w:val="2A3B6C95"/>
    <w:rsid w:val="2A3C5105"/>
    <w:rsid w:val="2A550253"/>
    <w:rsid w:val="2A636B36"/>
    <w:rsid w:val="2A6D1762"/>
    <w:rsid w:val="2A73489F"/>
    <w:rsid w:val="2A7523C5"/>
    <w:rsid w:val="2A9767DF"/>
    <w:rsid w:val="2AAF8725"/>
    <w:rsid w:val="2AEF5270"/>
    <w:rsid w:val="2B1240B8"/>
    <w:rsid w:val="2B365FF8"/>
    <w:rsid w:val="2B37188B"/>
    <w:rsid w:val="2B3D7387"/>
    <w:rsid w:val="2B726905"/>
    <w:rsid w:val="2B7B5F12"/>
    <w:rsid w:val="2B7E174D"/>
    <w:rsid w:val="2B8F5708"/>
    <w:rsid w:val="2BB7C003"/>
    <w:rsid w:val="2BC90C1A"/>
    <w:rsid w:val="2BCC24B9"/>
    <w:rsid w:val="2BCC4267"/>
    <w:rsid w:val="2BDAC1D3"/>
    <w:rsid w:val="2BDD3AE1"/>
    <w:rsid w:val="2BEBD61E"/>
    <w:rsid w:val="2BFF09C5"/>
    <w:rsid w:val="2C19358E"/>
    <w:rsid w:val="2C1A76C8"/>
    <w:rsid w:val="2C1C51EE"/>
    <w:rsid w:val="2C251BC9"/>
    <w:rsid w:val="2C2A64A6"/>
    <w:rsid w:val="2C3E5433"/>
    <w:rsid w:val="2C5408D6"/>
    <w:rsid w:val="2C5524AE"/>
    <w:rsid w:val="2C6B3A80"/>
    <w:rsid w:val="2C7A1F15"/>
    <w:rsid w:val="2CAE289C"/>
    <w:rsid w:val="2CB03B88"/>
    <w:rsid w:val="2CD51841"/>
    <w:rsid w:val="2CE92DA3"/>
    <w:rsid w:val="2CFFB1E0"/>
    <w:rsid w:val="2D0D0FDB"/>
    <w:rsid w:val="2D0F4D53"/>
    <w:rsid w:val="2D2307FE"/>
    <w:rsid w:val="2D3E2F42"/>
    <w:rsid w:val="2D486E8D"/>
    <w:rsid w:val="2D5A7455"/>
    <w:rsid w:val="2D5B3AF4"/>
    <w:rsid w:val="2D76AB91"/>
    <w:rsid w:val="2D7F76FC"/>
    <w:rsid w:val="2DBF0B47"/>
    <w:rsid w:val="2DCE3DFF"/>
    <w:rsid w:val="2DDA60D2"/>
    <w:rsid w:val="2DE53D06"/>
    <w:rsid w:val="2DEDF892"/>
    <w:rsid w:val="2DF307C0"/>
    <w:rsid w:val="2DFB7AF8"/>
    <w:rsid w:val="2DFD4BAB"/>
    <w:rsid w:val="2DFE1565"/>
    <w:rsid w:val="2E2C723F"/>
    <w:rsid w:val="2E3E0BE5"/>
    <w:rsid w:val="2E47051C"/>
    <w:rsid w:val="2E5642BC"/>
    <w:rsid w:val="2E6E39E1"/>
    <w:rsid w:val="2E8157DC"/>
    <w:rsid w:val="2E83B27F"/>
    <w:rsid w:val="2E9F5C62"/>
    <w:rsid w:val="2EA15E7F"/>
    <w:rsid w:val="2ECE200F"/>
    <w:rsid w:val="2ECE6548"/>
    <w:rsid w:val="2EE95130"/>
    <w:rsid w:val="2EEF0E58"/>
    <w:rsid w:val="2EFD90E5"/>
    <w:rsid w:val="2EFF1945"/>
    <w:rsid w:val="2EFFAD19"/>
    <w:rsid w:val="2F05640D"/>
    <w:rsid w:val="2F191EB9"/>
    <w:rsid w:val="2F1D5574"/>
    <w:rsid w:val="2F1D70ED"/>
    <w:rsid w:val="2F454A5C"/>
    <w:rsid w:val="2F4B9914"/>
    <w:rsid w:val="2F4F7689"/>
    <w:rsid w:val="2F5729E1"/>
    <w:rsid w:val="2F5E9C1F"/>
    <w:rsid w:val="2F65B073"/>
    <w:rsid w:val="2F6824F8"/>
    <w:rsid w:val="2F739294"/>
    <w:rsid w:val="2F7B54C3"/>
    <w:rsid w:val="2F8E78CF"/>
    <w:rsid w:val="2F98045E"/>
    <w:rsid w:val="2F9F4A06"/>
    <w:rsid w:val="2FAFC517"/>
    <w:rsid w:val="2FAFE627"/>
    <w:rsid w:val="2FB7CE89"/>
    <w:rsid w:val="2FBF4801"/>
    <w:rsid w:val="2FCD4A51"/>
    <w:rsid w:val="2FE725CA"/>
    <w:rsid w:val="2FE7CA4A"/>
    <w:rsid w:val="2FE83639"/>
    <w:rsid w:val="2FF3EEA0"/>
    <w:rsid w:val="2FF4C013"/>
    <w:rsid w:val="2FF5CA27"/>
    <w:rsid w:val="2FF75BCC"/>
    <w:rsid w:val="2FF7AE4D"/>
    <w:rsid w:val="2FFACFF4"/>
    <w:rsid w:val="2FFE0811"/>
    <w:rsid w:val="2FFF2F00"/>
    <w:rsid w:val="30304AFC"/>
    <w:rsid w:val="3038636F"/>
    <w:rsid w:val="30466CDD"/>
    <w:rsid w:val="30850E88"/>
    <w:rsid w:val="308A649E"/>
    <w:rsid w:val="30986E0D"/>
    <w:rsid w:val="30A13F14"/>
    <w:rsid w:val="30A47560"/>
    <w:rsid w:val="30A532D8"/>
    <w:rsid w:val="30B26121"/>
    <w:rsid w:val="30BF661A"/>
    <w:rsid w:val="30C61BCC"/>
    <w:rsid w:val="30CB2040"/>
    <w:rsid w:val="312D39F9"/>
    <w:rsid w:val="31374878"/>
    <w:rsid w:val="31457D10"/>
    <w:rsid w:val="316867E0"/>
    <w:rsid w:val="317DFDEB"/>
    <w:rsid w:val="319937E5"/>
    <w:rsid w:val="31B50C79"/>
    <w:rsid w:val="31D04385"/>
    <w:rsid w:val="31D420C7"/>
    <w:rsid w:val="31E57E30"/>
    <w:rsid w:val="31EDFDB3"/>
    <w:rsid w:val="31EF0CAF"/>
    <w:rsid w:val="320C1861"/>
    <w:rsid w:val="32244DFC"/>
    <w:rsid w:val="32303576"/>
    <w:rsid w:val="325154C6"/>
    <w:rsid w:val="32800500"/>
    <w:rsid w:val="328F5FEE"/>
    <w:rsid w:val="329A2711"/>
    <w:rsid w:val="32A61CB5"/>
    <w:rsid w:val="32B04E0F"/>
    <w:rsid w:val="32B36180"/>
    <w:rsid w:val="32BA306B"/>
    <w:rsid w:val="32C03140"/>
    <w:rsid w:val="32CB5278"/>
    <w:rsid w:val="32CD2236"/>
    <w:rsid w:val="32D33B70"/>
    <w:rsid w:val="32E427DE"/>
    <w:rsid w:val="32EBD928"/>
    <w:rsid w:val="32EE9574"/>
    <w:rsid w:val="32F0099A"/>
    <w:rsid w:val="32F522F5"/>
    <w:rsid w:val="332350B4"/>
    <w:rsid w:val="33484B1B"/>
    <w:rsid w:val="336F4B96"/>
    <w:rsid w:val="33751688"/>
    <w:rsid w:val="337F29B7"/>
    <w:rsid w:val="33AA7583"/>
    <w:rsid w:val="33C323F3"/>
    <w:rsid w:val="33CF8416"/>
    <w:rsid w:val="33DA35EE"/>
    <w:rsid w:val="33DB5D25"/>
    <w:rsid w:val="33F90699"/>
    <w:rsid w:val="33FDB2CB"/>
    <w:rsid w:val="33FF0D62"/>
    <w:rsid w:val="33FF73B8"/>
    <w:rsid w:val="33FFCF73"/>
    <w:rsid w:val="34056568"/>
    <w:rsid w:val="341B222F"/>
    <w:rsid w:val="342033A2"/>
    <w:rsid w:val="345C0152"/>
    <w:rsid w:val="346054E9"/>
    <w:rsid w:val="34711E4F"/>
    <w:rsid w:val="347CDFA4"/>
    <w:rsid w:val="347F1B49"/>
    <w:rsid w:val="348F22D5"/>
    <w:rsid w:val="349618B6"/>
    <w:rsid w:val="34AFBFB8"/>
    <w:rsid w:val="34C74165"/>
    <w:rsid w:val="34DE1701"/>
    <w:rsid w:val="34ED57DA"/>
    <w:rsid w:val="34EE1069"/>
    <w:rsid w:val="34F23C04"/>
    <w:rsid w:val="352073D1"/>
    <w:rsid w:val="35301D0A"/>
    <w:rsid w:val="3538296D"/>
    <w:rsid w:val="354D466A"/>
    <w:rsid w:val="35695896"/>
    <w:rsid w:val="356D5FA2"/>
    <w:rsid w:val="35750882"/>
    <w:rsid w:val="3577D994"/>
    <w:rsid w:val="3579545F"/>
    <w:rsid w:val="358C3BA0"/>
    <w:rsid w:val="358D4A67"/>
    <w:rsid w:val="358E07DF"/>
    <w:rsid w:val="35942299"/>
    <w:rsid w:val="359B3391"/>
    <w:rsid w:val="35B446E9"/>
    <w:rsid w:val="35B93CF0"/>
    <w:rsid w:val="35BA852F"/>
    <w:rsid w:val="35BAC27E"/>
    <w:rsid w:val="35BB3E3F"/>
    <w:rsid w:val="35BEB935"/>
    <w:rsid w:val="35D51FC7"/>
    <w:rsid w:val="35D73F34"/>
    <w:rsid w:val="35DD2B7A"/>
    <w:rsid w:val="35DF969D"/>
    <w:rsid w:val="35E0A182"/>
    <w:rsid w:val="35E87EEF"/>
    <w:rsid w:val="35F77EE4"/>
    <w:rsid w:val="35F792BB"/>
    <w:rsid w:val="35FB1A55"/>
    <w:rsid w:val="361B439C"/>
    <w:rsid w:val="36362163"/>
    <w:rsid w:val="3636283A"/>
    <w:rsid w:val="363FFE89"/>
    <w:rsid w:val="365D6127"/>
    <w:rsid w:val="365E353F"/>
    <w:rsid w:val="36661870"/>
    <w:rsid w:val="3678587C"/>
    <w:rsid w:val="368045CB"/>
    <w:rsid w:val="3687605C"/>
    <w:rsid w:val="36963DEF"/>
    <w:rsid w:val="3697760B"/>
    <w:rsid w:val="36AD2EE7"/>
    <w:rsid w:val="36AF5577"/>
    <w:rsid w:val="36AF6C5F"/>
    <w:rsid w:val="36B578F6"/>
    <w:rsid w:val="36BE6EA2"/>
    <w:rsid w:val="36CC0997"/>
    <w:rsid w:val="36CC3D61"/>
    <w:rsid w:val="36DB1158"/>
    <w:rsid w:val="36DFA092"/>
    <w:rsid w:val="36F7A6D0"/>
    <w:rsid w:val="36FF5581"/>
    <w:rsid w:val="3700748A"/>
    <w:rsid w:val="370C2303"/>
    <w:rsid w:val="37177FCA"/>
    <w:rsid w:val="374B4BD9"/>
    <w:rsid w:val="3753D6E1"/>
    <w:rsid w:val="37559177"/>
    <w:rsid w:val="37755C8B"/>
    <w:rsid w:val="3777930B"/>
    <w:rsid w:val="377B8FB1"/>
    <w:rsid w:val="378B147A"/>
    <w:rsid w:val="379B67D8"/>
    <w:rsid w:val="379F6EAD"/>
    <w:rsid w:val="379FB460"/>
    <w:rsid w:val="37B60073"/>
    <w:rsid w:val="37BB5436"/>
    <w:rsid w:val="37BDCDEA"/>
    <w:rsid w:val="37BE0E1B"/>
    <w:rsid w:val="37BF1123"/>
    <w:rsid w:val="37BF674E"/>
    <w:rsid w:val="37BFF406"/>
    <w:rsid w:val="37C99FC2"/>
    <w:rsid w:val="37DA2D65"/>
    <w:rsid w:val="37DECFCD"/>
    <w:rsid w:val="37E16304"/>
    <w:rsid w:val="37E651BF"/>
    <w:rsid w:val="37EC99CE"/>
    <w:rsid w:val="37F3C73A"/>
    <w:rsid w:val="37F59F3D"/>
    <w:rsid w:val="37F6343D"/>
    <w:rsid w:val="37F65CF2"/>
    <w:rsid w:val="37F95555"/>
    <w:rsid w:val="37F97121"/>
    <w:rsid w:val="37FB0AE2"/>
    <w:rsid w:val="37FC4126"/>
    <w:rsid w:val="37FCD1BE"/>
    <w:rsid w:val="37FE5731"/>
    <w:rsid w:val="37FE8F92"/>
    <w:rsid w:val="37FE92A0"/>
    <w:rsid w:val="37FEC491"/>
    <w:rsid w:val="37FF5445"/>
    <w:rsid w:val="37FF6FEC"/>
    <w:rsid w:val="3810372D"/>
    <w:rsid w:val="386079B4"/>
    <w:rsid w:val="38673C95"/>
    <w:rsid w:val="38AFCC3A"/>
    <w:rsid w:val="38B44A00"/>
    <w:rsid w:val="38C369F1"/>
    <w:rsid w:val="38D17360"/>
    <w:rsid w:val="38FFC680"/>
    <w:rsid w:val="39070FD4"/>
    <w:rsid w:val="390933CD"/>
    <w:rsid w:val="391D4354"/>
    <w:rsid w:val="39236EF0"/>
    <w:rsid w:val="395104A1"/>
    <w:rsid w:val="39535FC7"/>
    <w:rsid w:val="397C551E"/>
    <w:rsid w:val="398048E2"/>
    <w:rsid w:val="39810D86"/>
    <w:rsid w:val="398E6FFF"/>
    <w:rsid w:val="39932868"/>
    <w:rsid w:val="399391AB"/>
    <w:rsid w:val="399E25D6"/>
    <w:rsid w:val="39B9862B"/>
    <w:rsid w:val="39CCE54D"/>
    <w:rsid w:val="39DA6ECD"/>
    <w:rsid w:val="39DF5AAD"/>
    <w:rsid w:val="39DF6A44"/>
    <w:rsid w:val="39E9692C"/>
    <w:rsid w:val="39ED85FD"/>
    <w:rsid w:val="39FD3B1F"/>
    <w:rsid w:val="3A01552A"/>
    <w:rsid w:val="3A1425C9"/>
    <w:rsid w:val="3A255BB6"/>
    <w:rsid w:val="3A2B6F44"/>
    <w:rsid w:val="3A3EC37B"/>
    <w:rsid w:val="3A5F274A"/>
    <w:rsid w:val="3A6313BE"/>
    <w:rsid w:val="3A6DB58D"/>
    <w:rsid w:val="3A8416BC"/>
    <w:rsid w:val="3A8F1281"/>
    <w:rsid w:val="3A8F552E"/>
    <w:rsid w:val="3A903A23"/>
    <w:rsid w:val="3A960861"/>
    <w:rsid w:val="3A9E14C4"/>
    <w:rsid w:val="3AA64DD7"/>
    <w:rsid w:val="3AA80595"/>
    <w:rsid w:val="3AB807D8"/>
    <w:rsid w:val="3ACC73B5"/>
    <w:rsid w:val="3AE99DFD"/>
    <w:rsid w:val="3AEC66D3"/>
    <w:rsid w:val="3AF6F10E"/>
    <w:rsid w:val="3AF789DE"/>
    <w:rsid w:val="3AFB155F"/>
    <w:rsid w:val="3AFB4EAB"/>
    <w:rsid w:val="3AFB6F56"/>
    <w:rsid w:val="3B07350D"/>
    <w:rsid w:val="3B0F5F1E"/>
    <w:rsid w:val="3B1874C8"/>
    <w:rsid w:val="3B3B40D4"/>
    <w:rsid w:val="3B6224F2"/>
    <w:rsid w:val="3B6917F9"/>
    <w:rsid w:val="3B6FC072"/>
    <w:rsid w:val="3B702E61"/>
    <w:rsid w:val="3B70502D"/>
    <w:rsid w:val="3B7762FC"/>
    <w:rsid w:val="3B7B1805"/>
    <w:rsid w:val="3B7F9669"/>
    <w:rsid w:val="3B80204D"/>
    <w:rsid w:val="3B862684"/>
    <w:rsid w:val="3B8C4421"/>
    <w:rsid w:val="3B9B5A04"/>
    <w:rsid w:val="3B9BABB1"/>
    <w:rsid w:val="3BBC35DF"/>
    <w:rsid w:val="3BC1190E"/>
    <w:rsid w:val="3BD31641"/>
    <w:rsid w:val="3BD50F16"/>
    <w:rsid w:val="3BD97B87"/>
    <w:rsid w:val="3BE62834"/>
    <w:rsid w:val="3BE7394C"/>
    <w:rsid w:val="3BEC05A6"/>
    <w:rsid w:val="3BED7EA3"/>
    <w:rsid w:val="3BF3F003"/>
    <w:rsid w:val="3BF92A8B"/>
    <w:rsid w:val="3BF9BDD2"/>
    <w:rsid w:val="3BFD80EE"/>
    <w:rsid w:val="3BFF44A4"/>
    <w:rsid w:val="3BFF9BB2"/>
    <w:rsid w:val="3C037D75"/>
    <w:rsid w:val="3C131A3E"/>
    <w:rsid w:val="3C300842"/>
    <w:rsid w:val="3C357C06"/>
    <w:rsid w:val="3C395948"/>
    <w:rsid w:val="3C3D3700"/>
    <w:rsid w:val="3C4B567C"/>
    <w:rsid w:val="3C6A3D54"/>
    <w:rsid w:val="3C6C2C0E"/>
    <w:rsid w:val="3C6C46B1"/>
    <w:rsid w:val="3C720E5A"/>
    <w:rsid w:val="3C771FE1"/>
    <w:rsid w:val="3C852344"/>
    <w:rsid w:val="3CA769CF"/>
    <w:rsid w:val="3CB72D11"/>
    <w:rsid w:val="3CBBDE69"/>
    <w:rsid w:val="3CBF4A0D"/>
    <w:rsid w:val="3CD5817A"/>
    <w:rsid w:val="3CF4361D"/>
    <w:rsid w:val="3CF7A3D4"/>
    <w:rsid w:val="3CFB9DCB"/>
    <w:rsid w:val="3CFD3286"/>
    <w:rsid w:val="3CFECAA2"/>
    <w:rsid w:val="3D0F2205"/>
    <w:rsid w:val="3D0F2E1A"/>
    <w:rsid w:val="3D4FA6CC"/>
    <w:rsid w:val="3D6FDBA0"/>
    <w:rsid w:val="3D777B10"/>
    <w:rsid w:val="3D7E8DC8"/>
    <w:rsid w:val="3D7F0944"/>
    <w:rsid w:val="3D7F92C5"/>
    <w:rsid w:val="3D803103"/>
    <w:rsid w:val="3D93CBAC"/>
    <w:rsid w:val="3DA167F8"/>
    <w:rsid w:val="3DA74B34"/>
    <w:rsid w:val="3DB86D41"/>
    <w:rsid w:val="3DBE5E0A"/>
    <w:rsid w:val="3DBF499D"/>
    <w:rsid w:val="3DBF54D6"/>
    <w:rsid w:val="3DBFB988"/>
    <w:rsid w:val="3DCBEBCB"/>
    <w:rsid w:val="3DD07BE6"/>
    <w:rsid w:val="3DD6B1C7"/>
    <w:rsid w:val="3DD86DE3"/>
    <w:rsid w:val="3DDB3711"/>
    <w:rsid w:val="3DDF4C47"/>
    <w:rsid w:val="3DDFB6BA"/>
    <w:rsid w:val="3DEB0D8F"/>
    <w:rsid w:val="3DEF3B6E"/>
    <w:rsid w:val="3DEFDE4C"/>
    <w:rsid w:val="3DF00289"/>
    <w:rsid w:val="3DF1F1F1"/>
    <w:rsid w:val="3DF633C5"/>
    <w:rsid w:val="3DFB6CA4"/>
    <w:rsid w:val="3DFD4754"/>
    <w:rsid w:val="3DFD9C30"/>
    <w:rsid w:val="3DFF8025"/>
    <w:rsid w:val="3DFF919A"/>
    <w:rsid w:val="3DFFD1E7"/>
    <w:rsid w:val="3E0C4997"/>
    <w:rsid w:val="3E2972F7"/>
    <w:rsid w:val="3E2BFF29"/>
    <w:rsid w:val="3E3BF3EF"/>
    <w:rsid w:val="3E413D7D"/>
    <w:rsid w:val="3E424A46"/>
    <w:rsid w:val="3E66054B"/>
    <w:rsid w:val="3E76AA46"/>
    <w:rsid w:val="3E77C6F7"/>
    <w:rsid w:val="3EA91D39"/>
    <w:rsid w:val="3EAFE49E"/>
    <w:rsid w:val="3EBF26C5"/>
    <w:rsid w:val="3EC57B21"/>
    <w:rsid w:val="3EC7548D"/>
    <w:rsid w:val="3ED43B6C"/>
    <w:rsid w:val="3EDB19DA"/>
    <w:rsid w:val="3EDE6C26"/>
    <w:rsid w:val="3EDE7AFE"/>
    <w:rsid w:val="3EDF66D8"/>
    <w:rsid w:val="3EDFAE13"/>
    <w:rsid w:val="3EEF276D"/>
    <w:rsid w:val="3EF55143"/>
    <w:rsid w:val="3EF73C3C"/>
    <w:rsid w:val="3EF7E8C5"/>
    <w:rsid w:val="3EFCACC9"/>
    <w:rsid w:val="3EFDFFAC"/>
    <w:rsid w:val="3EFF790A"/>
    <w:rsid w:val="3F06588A"/>
    <w:rsid w:val="3F12422F"/>
    <w:rsid w:val="3F20694C"/>
    <w:rsid w:val="3F2767A6"/>
    <w:rsid w:val="3F3D2D2C"/>
    <w:rsid w:val="3F3D4893"/>
    <w:rsid w:val="3F3F9F65"/>
    <w:rsid w:val="3F3FAEF2"/>
    <w:rsid w:val="3F4D76CB"/>
    <w:rsid w:val="3F53CCFE"/>
    <w:rsid w:val="3F5F280B"/>
    <w:rsid w:val="3F639F01"/>
    <w:rsid w:val="3F66CBFE"/>
    <w:rsid w:val="3F670FBC"/>
    <w:rsid w:val="3F714F5B"/>
    <w:rsid w:val="3F727960"/>
    <w:rsid w:val="3F732F1F"/>
    <w:rsid w:val="3F772A8F"/>
    <w:rsid w:val="3F7B5DA0"/>
    <w:rsid w:val="3F7E62CF"/>
    <w:rsid w:val="3F7F1578"/>
    <w:rsid w:val="3F7F4CE3"/>
    <w:rsid w:val="3F7F81CC"/>
    <w:rsid w:val="3F7FF561"/>
    <w:rsid w:val="3F9EB70E"/>
    <w:rsid w:val="3FAA4467"/>
    <w:rsid w:val="3FAFB35B"/>
    <w:rsid w:val="3FB18A8A"/>
    <w:rsid w:val="3FB71567"/>
    <w:rsid w:val="3FB744F7"/>
    <w:rsid w:val="3FB77DD2"/>
    <w:rsid w:val="3FBBCCF2"/>
    <w:rsid w:val="3FBE2D72"/>
    <w:rsid w:val="3FBED32C"/>
    <w:rsid w:val="3FBF9E01"/>
    <w:rsid w:val="3FBFA29C"/>
    <w:rsid w:val="3FC9F69D"/>
    <w:rsid w:val="3FD1047C"/>
    <w:rsid w:val="3FD414E4"/>
    <w:rsid w:val="3FD73337"/>
    <w:rsid w:val="3FD7B79C"/>
    <w:rsid w:val="3FDAA4AD"/>
    <w:rsid w:val="3FDEB9E9"/>
    <w:rsid w:val="3FE31D1F"/>
    <w:rsid w:val="3FE32F52"/>
    <w:rsid w:val="3FE340E1"/>
    <w:rsid w:val="3FE3FCCC"/>
    <w:rsid w:val="3FE5DB70"/>
    <w:rsid w:val="3FE79B0B"/>
    <w:rsid w:val="3FE7AAAD"/>
    <w:rsid w:val="3FEC559C"/>
    <w:rsid w:val="3FECC74D"/>
    <w:rsid w:val="3FED2531"/>
    <w:rsid w:val="3FED92BA"/>
    <w:rsid w:val="3FEE89C5"/>
    <w:rsid w:val="3FEFFE3E"/>
    <w:rsid w:val="3FF2423E"/>
    <w:rsid w:val="3FF7252B"/>
    <w:rsid w:val="3FF77CAF"/>
    <w:rsid w:val="3FF99727"/>
    <w:rsid w:val="3FFBB7BB"/>
    <w:rsid w:val="3FFDDBD5"/>
    <w:rsid w:val="3FFE2868"/>
    <w:rsid w:val="3FFEF21F"/>
    <w:rsid w:val="3FFF1F30"/>
    <w:rsid w:val="3FFF97C8"/>
    <w:rsid w:val="3FFFA00C"/>
    <w:rsid w:val="4012098A"/>
    <w:rsid w:val="40153FD6"/>
    <w:rsid w:val="4019566C"/>
    <w:rsid w:val="40275AB8"/>
    <w:rsid w:val="404D19C2"/>
    <w:rsid w:val="40512B35"/>
    <w:rsid w:val="40644F5E"/>
    <w:rsid w:val="40646D0C"/>
    <w:rsid w:val="407056B1"/>
    <w:rsid w:val="40721429"/>
    <w:rsid w:val="407C4056"/>
    <w:rsid w:val="40A11D0E"/>
    <w:rsid w:val="40B03CFF"/>
    <w:rsid w:val="40D93256"/>
    <w:rsid w:val="40F41E3E"/>
    <w:rsid w:val="40FF230D"/>
    <w:rsid w:val="4105229D"/>
    <w:rsid w:val="410D2F00"/>
    <w:rsid w:val="41175B2C"/>
    <w:rsid w:val="412C13F8"/>
    <w:rsid w:val="41362456"/>
    <w:rsid w:val="41363CB9"/>
    <w:rsid w:val="413C45E3"/>
    <w:rsid w:val="413F82B5"/>
    <w:rsid w:val="414C7ECC"/>
    <w:rsid w:val="41529ABC"/>
    <w:rsid w:val="41652D3C"/>
    <w:rsid w:val="416B7C26"/>
    <w:rsid w:val="418F7DB9"/>
    <w:rsid w:val="41913B31"/>
    <w:rsid w:val="4191768D"/>
    <w:rsid w:val="41AE46E3"/>
    <w:rsid w:val="41B34B3E"/>
    <w:rsid w:val="41E33C60"/>
    <w:rsid w:val="42165DE4"/>
    <w:rsid w:val="42195B07"/>
    <w:rsid w:val="42277FF1"/>
    <w:rsid w:val="422932ED"/>
    <w:rsid w:val="427A45C5"/>
    <w:rsid w:val="4285233A"/>
    <w:rsid w:val="42A96C58"/>
    <w:rsid w:val="42B2443E"/>
    <w:rsid w:val="42B25919"/>
    <w:rsid w:val="42B9333F"/>
    <w:rsid w:val="42F8373B"/>
    <w:rsid w:val="4303280C"/>
    <w:rsid w:val="43056584"/>
    <w:rsid w:val="43086074"/>
    <w:rsid w:val="430A5773"/>
    <w:rsid w:val="430F0ADF"/>
    <w:rsid w:val="430F11B1"/>
    <w:rsid w:val="43105D77"/>
    <w:rsid w:val="431C1B20"/>
    <w:rsid w:val="432D1637"/>
    <w:rsid w:val="43454BD3"/>
    <w:rsid w:val="43601655"/>
    <w:rsid w:val="43707776"/>
    <w:rsid w:val="43716DBC"/>
    <w:rsid w:val="43727992"/>
    <w:rsid w:val="43771FD8"/>
    <w:rsid w:val="43A578C5"/>
    <w:rsid w:val="43FF5E3F"/>
    <w:rsid w:val="44290050"/>
    <w:rsid w:val="443133A9"/>
    <w:rsid w:val="445552E9"/>
    <w:rsid w:val="446077EA"/>
    <w:rsid w:val="447C9C94"/>
    <w:rsid w:val="4492209A"/>
    <w:rsid w:val="44A122DD"/>
    <w:rsid w:val="44B813D4"/>
    <w:rsid w:val="44BE1EC2"/>
    <w:rsid w:val="44BF10D7"/>
    <w:rsid w:val="44D12877"/>
    <w:rsid w:val="44EE6885"/>
    <w:rsid w:val="44F244F6"/>
    <w:rsid w:val="44F248E6"/>
    <w:rsid w:val="44F7014F"/>
    <w:rsid w:val="44F87A23"/>
    <w:rsid w:val="450F5D66"/>
    <w:rsid w:val="451E577A"/>
    <w:rsid w:val="452B604A"/>
    <w:rsid w:val="453018B3"/>
    <w:rsid w:val="454A2974"/>
    <w:rsid w:val="455309FF"/>
    <w:rsid w:val="45857508"/>
    <w:rsid w:val="45A97A79"/>
    <w:rsid w:val="45C27789"/>
    <w:rsid w:val="45CA5863"/>
    <w:rsid w:val="45D1274E"/>
    <w:rsid w:val="45D40490"/>
    <w:rsid w:val="45EE0369"/>
    <w:rsid w:val="45EFCE5E"/>
    <w:rsid w:val="45FF2936"/>
    <w:rsid w:val="45FF66C2"/>
    <w:rsid w:val="46192347"/>
    <w:rsid w:val="466A1160"/>
    <w:rsid w:val="466C06C8"/>
    <w:rsid w:val="46873754"/>
    <w:rsid w:val="468E126D"/>
    <w:rsid w:val="46C202E8"/>
    <w:rsid w:val="46CBCAA3"/>
    <w:rsid w:val="46CC73B9"/>
    <w:rsid w:val="46CE3131"/>
    <w:rsid w:val="46E31013"/>
    <w:rsid w:val="472E597E"/>
    <w:rsid w:val="47685334"/>
    <w:rsid w:val="4770243A"/>
    <w:rsid w:val="47723ABC"/>
    <w:rsid w:val="478D4D9A"/>
    <w:rsid w:val="479F3E5E"/>
    <w:rsid w:val="47A45C40"/>
    <w:rsid w:val="47B9F3C5"/>
    <w:rsid w:val="47C87B80"/>
    <w:rsid w:val="47CD163B"/>
    <w:rsid w:val="47FE08E2"/>
    <w:rsid w:val="47FFB593"/>
    <w:rsid w:val="48142DC6"/>
    <w:rsid w:val="481B05F8"/>
    <w:rsid w:val="481B23A6"/>
    <w:rsid w:val="4824604A"/>
    <w:rsid w:val="482A4397"/>
    <w:rsid w:val="4839282C"/>
    <w:rsid w:val="48AD7823"/>
    <w:rsid w:val="48BD60E1"/>
    <w:rsid w:val="48EB7FCA"/>
    <w:rsid w:val="48F3A4CF"/>
    <w:rsid w:val="490177EE"/>
    <w:rsid w:val="490C7F41"/>
    <w:rsid w:val="49374FBE"/>
    <w:rsid w:val="494619E7"/>
    <w:rsid w:val="4953791E"/>
    <w:rsid w:val="49555444"/>
    <w:rsid w:val="49706721"/>
    <w:rsid w:val="498521CD"/>
    <w:rsid w:val="498A5353"/>
    <w:rsid w:val="49902920"/>
    <w:rsid w:val="4999C899"/>
    <w:rsid w:val="499A379E"/>
    <w:rsid w:val="49A05190"/>
    <w:rsid w:val="49AD702E"/>
    <w:rsid w:val="49B06B1E"/>
    <w:rsid w:val="49B303BC"/>
    <w:rsid w:val="49BED18C"/>
    <w:rsid w:val="49CBBD00"/>
    <w:rsid w:val="49D14436"/>
    <w:rsid w:val="49E36EF3"/>
    <w:rsid w:val="49E8275C"/>
    <w:rsid w:val="49EFBD6B"/>
    <w:rsid w:val="4A13140C"/>
    <w:rsid w:val="4A2B78A3"/>
    <w:rsid w:val="4A4D25BF"/>
    <w:rsid w:val="4A5971B6"/>
    <w:rsid w:val="4A5D27F0"/>
    <w:rsid w:val="4A7D2EA4"/>
    <w:rsid w:val="4A895CED"/>
    <w:rsid w:val="4A8C30E7"/>
    <w:rsid w:val="4A9B332A"/>
    <w:rsid w:val="4AFF428D"/>
    <w:rsid w:val="4B221C9D"/>
    <w:rsid w:val="4B44779E"/>
    <w:rsid w:val="4B5D2CD5"/>
    <w:rsid w:val="4B5D6832"/>
    <w:rsid w:val="4B6BA0D3"/>
    <w:rsid w:val="4B6D323E"/>
    <w:rsid w:val="4B7C1F28"/>
    <w:rsid w:val="4B7E0CBD"/>
    <w:rsid w:val="4B7F7EB9"/>
    <w:rsid w:val="4BA426B2"/>
    <w:rsid w:val="4BB654FA"/>
    <w:rsid w:val="4BBB1B36"/>
    <w:rsid w:val="4BBB616A"/>
    <w:rsid w:val="4BC6087B"/>
    <w:rsid w:val="4BD86BEF"/>
    <w:rsid w:val="4BDB525B"/>
    <w:rsid w:val="4BE60F1D"/>
    <w:rsid w:val="4BEB7786"/>
    <w:rsid w:val="4BF29582"/>
    <w:rsid w:val="4BF7344E"/>
    <w:rsid w:val="4BF96DCF"/>
    <w:rsid w:val="4BF9DD23"/>
    <w:rsid w:val="4BFFF345"/>
    <w:rsid w:val="4C1E46ED"/>
    <w:rsid w:val="4C4874E2"/>
    <w:rsid w:val="4C4F6AC2"/>
    <w:rsid w:val="4C771B75"/>
    <w:rsid w:val="4C8229F4"/>
    <w:rsid w:val="4C837FA6"/>
    <w:rsid w:val="4C96649F"/>
    <w:rsid w:val="4CA56952"/>
    <w:rsid w:val="4CD62D3F"/>
    <w:rsid w:val="4CDE2997"/>
    <w:rsid w:val="4CFD35B6"/>
    <w:rsid w:val="4D183358"/>
    <w:rsid w:val="4D1A70D0"/>
    <w:rsid w:val="4D2515D1"/>
    <w:rsid w:val="4D2C0BB1"/>
    <w:rsid w:val="4D3DFB8A"/>
    <w:rsid w:val="4D463256"/>
    <w:rsid w:val="4D50664E"/>
    <w:rsid w:val="4D550108"/>
    <w:rsid w:val="4D5E7256"/>
    <w:rsid w:val="4D79420D"/>
    <w:rsid w:val="4D7FF0F5"/>
    <w:rsid w:val="4D891B60"/>
    <w:rsid w:val="4D924229"/>
    <w:rsid w:val="4D9549A9"/>
    <w:rsid w:val="4D956757"/>
    <w:rsid w:val="4DAD5429"/>
    <w:rsid w:val="4DAE5A6A"/>
    <w:rsid w:val="4DB3BB29"/>
    <w:rsid w:val="4DBD60F8"/>
    <w:rsid w:val="4DC1754C"/>
    <w:rsid w:val="4DC42B98"/>
    <w:rsid w:val="4DCF6478"/>
    <w:rsid w:val="4DDE6921"/>
    <w:rsid w:val="4DE84AD8"/>
    <w:rsid w:val="4DF5A4DE"/>
    <w:rsid w:val="4DF79651"/>
    <w:rsid w:val="4DFB903A"/>
    <w:rsid w:val="4DFF52CA"/>
    <w:rsid w:val="4E0D09E3"/>
    <w:rsid w:val="4E2D698F"/>
    <w:rsid w:val="4E3F09EF"/>
    <w:rsid w:val="4E5632E3"/>
    <w:rsid w:val="4E669C61"/>
    <w:rsid w:val="4E7A455F"/>
    <w:rsid w:val="4E8B1908"/>
    <w:rsid w:val="4E9242D1"/>
    <w:rsid w:val="4E9F8D2E"/>
    <w:rsid w:val="4EB06120"/>
    <w:rsid w:val="4EBB9AD5"/>
    <w:rsid w:val="4ECC41CC"/>
    <w:rsid w:val="4EDE7C89"/>
    <w:rsid w:val="4EF2A1DC"/>
    <w:rsid w:val="4EF456FF"/>
    <w:rsid w:val="4EF97BE8"/>
    <w:rsid w:val="4EFD18DD"/>
    <w:rsid w:val="4EFFA07B"/>
    <w:rsid w:val="4F0A0A7E"/>
    <w:rsid w:val="4F23360E"/>
    <w:rsid w:val="4F521086"/>
    <w:rsid w:val="4F6664EC"/>
    <w:rsid w:val="4F697E9B"/>
    <w:rsid w:val="4F6C7757"/>
    <w:rsid w:val="4F6FB7EA"/>
    <w:rsid w:val="4FADAABF"/>
    <w:rsid w:val="4FBE7D73"/>
    <w:rsid w:val="4FBF3FB2"/>
    <w:rsid w:val="4FBF5D0D"/>
    <w:rsid w:val="4FC39A78"/>
    <w:rsid w:val="4FDEEC26"/>
    <w:rsid w:val="4FDF4C2D"/>
    <w:rsid w:val="4FDFB075"/>
    <w:rsid w:val="4FE74170"/>
    <w:rsid w:val="4FEAE1D0"/>
    <w:rsid w:val="4FEC41B6"/>
    <w:rsid w:val="4FED2CE6"/>
    <w:rsid w:val="4FEE8027"/>
    <w:rsid w:val="4FF8B701"/>
    <w:rsid w:val="4FFB09E7"/>
    <w:rsid w:val="4FFB8063"/>
    <w:rsid w:val="4FFD30BF"/>
    <w:rsid w:val="4FFFFD06"/>
    <w:rsid w:val="5006393C"/>
    <w:rsid w:val="500802D3"/>
    <w:rsid w:val="500F597C"/>
    <w:rsid w:val="50181F31"/>
    <w:rsid w:val="501871CB"/>
    <w:rsid w:val="503A5393"/>
    <w:rsid w:val="5043249A"/>
    <w:rsid w:val="504F0E3F"/>
    <w:rsid w:val="50523BAD"/>
    <w:rsid w:val="50555CF6"/>
    <w:rsid w:val="50630D8E"/>
    <w:rsid w:val="507F6979"/>
    <w:rsid w:val="508E244A"/>
    <w:rsid w:val="508F56DF"/>
    <w:rsid w:val="50AC140F"/>
    <w:rsid w:val="50AC6291"/>
    <w:rsid w:val="50DB3A7B"/>
    <w:rsid w:val="50F442CE"/>
    <w:rsid w:val="511B6B94"/>
    <w:rsid w:val="5172614E"/>
    <w:rsid w:val="517726CF"/>
    <w:rsid w:val="517F3083"/>
    <w:rsid w:val="517F7502"/>
    <w:rsid w:val="518E5997"/>
    <w:rsid w:val="51C7E0E4"/>
    <w:rsid w:val="51CD4C97"/>
    <w:rsid w:val="51D317D1"/>
    <w:rsid w:val="51EB3E64"/>
    <w:rsid w:val="51FC6DA4"/>
    <w:rsid w:val="51FDCDFB"/>
    <w:rsid w:val="51FF325D"/>
    <w:rsid w:val="52036385"/>
    <w:rsid w:val="521045FE"/>
    <w:rsid w:val="52181704"/>
    <w:rsid w:val="52287B99"/>
    <w:rsid w:val="52483D98"/>
    <w:rsid w:val="52495D62"/>
    <w:rsid w:val="5273385E"/>
    <w:rsid w:val="52911BE2"/>
    <w:rsid w:val="529E1C09"/>
    <w:rsid w:val="529F0F39"/>
    <w:rsid w:val="52C665FD"/>
    <w:rsid w:val="52E03507"/>
    <w:rsid w:val="52E37FD9"/>
    <w:rsid w:val="52E635B0"/>
    <w:rsid w:val="52EC6E19"/>
    <w:rsid w:val="52F061DD"/>
    <w:rsid w:val="52F757BE"/>
    <w:rsid w:val="53155765"/>
    <w:rsid w:val="531E2D4A"/>
    <w:rsid w:val="533B1C60"/>
    <w:rsid w:val="534704F3"/>
    <w:rsid w:val="53530C46"/>
    <w:rsid w:val="53605111"/>
    <w:rsid w:val="536C1D18"/>
    <w:rsid w:val="537155BE"/>
    <w:rsid w:val="537E27F3"/>
    <w:rsid w:val="538057B3"/>
    <w:rsid w:val="53876B42"/>
    <w:rsid w:val="538A6632"/>
    <w:rsid w:val="539F0591"/>
    <w:rsid w:val="53A7451A"/>
    <w:rsid w:val="53AE3440"/>
    <w:rsid w:val="53B33E09"/>
    <w:rsid w:val="53BC3FE1"/>
    <w:rsid w:val="53C12BDF"/>
    <w:rsid w:val="53D004E8"/>
    <w:rsid w:val="53E21FCA"/>
    <w:rsid w:val="53ECF8A3"/>
    <w:rsid w:val="53F6C70C"/>
    <w:rsid w:val="53F71F19"/>
    <w:rsid w:val="53FBE778"/>
    <w:rsid w:val="53FF257B"/>
    <w:rsid w:val="540B7773"/>
    <w:rsid w:val="54520EFE"/>
    <w:rsid w:val="5458228C"/>
    <w:rsid w:val="54617393"/>
    <w:rsid w:val="54646E83"/>
    <w:rsid w:val="547215A0"/>
    <w:rsid w:val="54B7313E"/>
    <w:rsid w:val="54BE6593"/>
    <w:rsid w:val="54BF2C3C"/>
    <w:rsid w:val="550F3292"/>
    <w:rsid w:val="553E76D4"/>
    <w:rsid w:val="55506783"/>
    <w:rsid w:val="55657AA9"/>
    <w:rsid w:val="557F7B30"/>
    <w:rsid w:val="55933792"/>
    <w:rsid w:val="559D264C"/>
    <w:rsid w:val="559FEAE6"/>
    <w:rsid w:val="55A2326F"/>
    <w:rsid w:val="55B440F2"/>
    <w:rsid w:val="55B6370E"/>
    <w:rsid w:val="55B6C733"/>
    <w:rsid w:val="55BF36E9"/>
    <w:rsid w:val="55C027DF"/>
    <w:rsid w:val="55CE0A58"/>
    <w:rsid w:val="55E22755"/>
    <w:rsid w:val="55FC3817"/>
    <w:rsid w:val="55FE4DF0"/>
    <w:rsid w:val="56064695"/>
    <w:rsid w:val="56187F25"/>
    <w:rsid w:val="56336B0D"/>
    <w:rsid w:val="56352885"/>
    <w:rsid w:val="563A60ED"/>
    <w:rsid w:val="565371AF"/>
    <w:rsid w:val="56574EF1"/>
    <w:rsid w:val="565C6063"/>
    <w:rsid w:val="567C5CC5"/>
    <w:rsid w:val="567F0EBD"/>
    <w:rsid w:val="56892BD1"/>
    <w:rsid w:val="569577C7"/>
    <w:rsid w:val="569E48CE"/>
    <w:rsid w:val="56A01B10"/>
    <w:rsid w:val="56B0015D"/>
    <w:rsid w:val="56B304DF"/>
    <w:rsid w:val="56E524FD"/>
    <w:rsid w:val="56E7C100"/>
    <w:rsid w:val="56F1ED19"/>
    <w:rsid w:val="56F37724"/>
    <w:rsid w:val="56F4C172"/>
    <w:rsid w:val="57122BC6"/>
    <w:rsid w:val="5715598F"/>
    <w:rsid w:val="573F240B"/>
    <w:rsid w:val="574A2360"/>
    <w:rsid w:val="574B60D8"/>
    <w:rsid w:val="574F5BC8"/>
    <w:rsid w:val="575FB5C3"/>
    <w:rsid w:val="575FE4F9"/>
    <w:rsid w:val="576D20E5"/>
    <w:rsid w:val="57711FE2"/>
    <w:rsid w:val="57881CA5"/>
    <w:rsid w:val="579E23F3"/>
    <w:rsid w:val="579EB411"/>
    <w:rsid w:val="579F00DA"/>
    <w:rsid w:val="57A71EED"/>
    <w:rsid w:val="57A786F7"/>
    <w:rsid w:val="57A7C2AC"/>
    <w:rsid w:val="57AC6B77"/>
    <w:rsid w:val="57AF6667"/>
    <w:rsid w:val="57B11E20"/>
    <w:rsid w:val="57BD627B"/>
    <w:rsid w:val="57BE5B6A"/>
    <w:rsid w:val="57CF23CD"/>
    <w:rsid w:val="57D51226"/>
    <w:rsid w:val="57DEDB08"/>
    <w:rsid w:val="57DF259C"/>
    <w:rsid w:val="57DFC528"/>
    <w:rsid w:val="57EFA9FF"/>
    <w:rsid w:val="57F2FCF9"/>
    <w:rsid w:val="57F530C2"/>
    <w:rsid w:val="57F56770"/>
    <w:rsid w:val="57F70AE9"/>
    <w:rsid w:val="57F75F10"/>
    <w:rsid w:val="57FA35CE"/>
    <w:rsid w:val="57FA8EBC"/>
    <w:rsid w:val="57FA9985"/>
    <w:rsid w:val="57FB2414"/>
    <w:rsid w:val="57FD40CD"/>
    <w:rsid w:val="57FF4786"/>
    <w:rsid w:val="57FF6FC4"/>
    <w:rsid w:val="58150BC0"/>
    <w:rsid w:val="5818175B"/>
    <w:rsid w:val="581D5CC6"/>
    <w:rsid w:val="5825355F"/>
    <w:rsid w:val="58311772"/>
    <w:rsid w:val="58611CE1"/>
    <w:rsid w:val="58871392"/>
    <w:rsid w:val="589DECF8"/>
    <w:rsid w:val="58B7030C"/>
    <w:rsid w:val="590D43CD"/>
    <w:rsid w:val="59170968"/>
    <w:rsid w:val="59176EB9"/>
    <w:rsid w:val="59332F66"/>
    <w:rsid w:val="59457283"/>
    <w:rsid w:val="59484FC5"/>
    <w:rsid w:val="594BD07F"/>
    <w:rsid w:val="594C7FDF"/>
    <w:rsid w:val="596F4068"/>
    <w:rsid w:val="5995D77E"/>
    <w:rsid w:val="599C4367"/>
    <w:rsid w:val="599E4BE5"/>
    <w:rsid w:val="599EE37C"/>
    <w:rsid w:val="59A815C0"/>
    <w:rsid w:val="59AB5FF6"/>
    <w:rsid w:val="59AF294E"/>
    <w:rsid w:val="59B73C51"/>
    <w:rsid w:val="59B83EF9"/>
    <w:rsid w:val="59CA6C37"/>
    <w:rsid w:val="59CC52AE"/>
    <w:rsid w:val="59DB5BC0"/>
    <w:rsid w:val="59DF49AC"/>
    <w:rsid w:val="59EA7E2A"/>
    <w:rsid w:val="59EE8686"/>
    <w:rsid w:val="5A0013FC"/>
    <w:rsid w:val="5A44753A"/>
    <w:rsid w:val="5A4F0DF0"/>
    <w:rsid w:val="5A511C57"/>
    <w:rsid w:val="5A6C2FE9"/>
    <w:rsid w:val="5A8B6F17"/>
    <w:rsid w:val="5A987886"/>
    <w:rsid w:val="5A9A53AC"/>
    <w:rsid w:val="5AAD1584"/>
    <w:rsid w:val="5AD1C4E3"/>
    <w:rsid w:val="5ADC3248"/>
    <w:rsid w:val="5AE59382"/>
    <w:rsid w:val="5AF01470"/>
    <w:rsid w:val="5AF74EB2"/>
    <w:rsid w:val="5AFF61E4"/>
    <w:rsid w:val="5AFFB470"/>
    <w:rsid w:val="5B0D2022"/>
    <w:rsid w:val="5B150ED7"/>
    <w:rsid w:val="5B37B834"/>
    <w:rsid w:val="5B3E0678"/>
    <w:rsid w:val="5B662C83"/>
    <w:rsid w:val="5B6D8E21"/>
    <w:rsid w:val="5B6E8AFA"/>
    <w:rsid w:val="5B73F5B9"/>
    <w:rsid w:val="5B7B54C1"/>
    <w:rsid w:val="5B8A28E0"/>
    <w:rsid w:val="5B9952BE"/>
    <w:rsid w:val="5BA7CA8B"/>
    <w:rsid w:val="5BAA37CD"/>
    <w:rsid w:val="5BABA49B"/>
    <w:rsid w:val="5BADAA16"/>
    <w:rsid w:val="5BAFBEE9"/>
    <w:rsid w:val="5BB26726"/>
    <w:rsid w:val="5BB72DCC"/>
    <w:rsid w:val="5BBFF04C"/>
    <w:rsid w:val="5BC00E43"/>
    <w:rsid w:val="5BD3501A"/>
    <w:rsid w:val="5BD712D3"/>
    <w:rsid w:val="5BD793F8"/>
    <w:rsid w:val="5BDD1E34"/>
    <w:rsid w:val="5BDE37E8"/>
    <w:rsid w:val="5BE014E5"/>
    <w:rsid w:val="5BE52F6F"/>
    <w:rsid w:val="5BE67715"/>
    <w:rsid w:val="5BE72873"/>
    <w:rsid w:val="5BE932C1"/>
    <w:rsid w:val="5BEF32A7"/>
    <w:rsid w:val="5BEF722A"/>
    <w:rsid w:val="5BEFA05C"/>
    <w:rsid w:val="5BEFB8CD"/>
    <w:rsid w:val="5BEFBA1C"/>
    <w:rsid w:val="5BF58D1C"/>
    <w:rsid w:val="5BF95E75"/>
    <w:rsid w:val="5BFB27E6"/>
    <w:rsid w:val="5BFBEBBA"/>
    <w:rsid w:val="5BFD1655"/>
    <w:rsid w:val="5BFEA8B2"/>
    <w:rsid w:val="5BFF0D04"/>
    <w:rsid w:val="5BFFCB15"/>
    <w:rsid w:val="5BFFF212"/>
    <w:rsid w:val="5C5508D4"/>
    <w:rsid w:val="5C594DF3"/>
    <w:rsid w:val="5C62639E"/>
    <w:rsid w:val="5C6C2D78"/>
    <w:rsid w:val="5C6F9D05"/>
    <w:rsid w:val="5C79652E"/>
    <w:rsid w:val="5C7D6141"/>
    <w:rsid w:val="5C9F3436"/>
    <w:rsid w:val="5CBD35D4"/>
    <w:rsid w:val="5CBD56A7"/>
    <w:rsid w:val="5CBF559E"/>
    <w:rsid w:val="5CDC6150"/>
    <w:rsid w:val="5CE648D9"/>
    <w:rsid w:val="5CFB5A11"/>
    <w:rsid w:val="5CFC40FC"/>
    <w:rsid w:val="5CFD48B2"/>
    <w:rsid w:val="5CFD8F98"/>
    <w:rsid w:val="5CFF0409"/>
    <w:rsid w:val="5D017965"/>
    <w:rsid w:val="5D12464E"/>
    <w:rsid w:val="5D213B63"/>
    <w:rsid w:val="5D37A635"/>
    <w:rsid w:val="5D3D5EB2"/>
    <w:rsid w:val="5D412F71"/>
    <w:rsid w:val="5D437F7D"/>
    <w:rsid w:val="5D4FE238"/>
    <w:rsid w:val="5D550549"/>
    <w:rsid w:val="5D556041"/>
    <w:rsid w:val="5D564B8D"/>
    <w:rsid w:val="5D5E4DB7"/>
    <w:rsid w:val="5D6F265D"/>
    <w:rsid w:val="5D796F08"/>
    <w:rsid w:val="5D7DD58E"/>
    <w:rsid w:val="5D7F7B38"/>
    <w:rsid w:val="5D872952"/>
    <w:rsid w:val="5D8B3B05"/>
    <w:rsid w:val="5D973E25"/>
    <w:rsid w:val="5D9A3CAD"/>
    <w:rsid w:val="5DAF08D8"/>
    <w:rsid w:val="5DB449D7"/>
    <w:rsid w:val="5DB5DF30"/>
    <w:rsid w:val="5DB9023F"/>
    <w:rsid w:val="5DBDA686"/>
    <w:rsid w:val="5DBDD5BD"/>
    <w:rsid w:val="5DBFB385"/>
    <w:rsid w:val="5DC6E5BB"/>
    <w:rsid w:val="5DC72220"/>
    <w:rsid w:val="5DCB6BE5"/>
    <w:rsid w:val="5DD010E5"/>
    <w:rsid w:val="5DD294B2"/>
    <w:rsid w:val="5DD727EC"/>
    <w:rsid w:val="5DDB2356"/>
    <w:rsid w:val="5DDDA1D8"/>
    <w:rsid w:val="5DDDB83C"/>
    <w:rsid w:val="5DDE3802"/>
    <w:rsid w:val="5DDF55A0"/>
    <w:rsid w:val="5DEBA2CA"/>
    <w:rsid w:val="5DF39902"/>
    <w:rsid w:val="5DF3DAD9"/>
    <w:rsid w:val="5DF48B11"/>
    <w:rsid w:val="5DF52E1F"/>
    <w:rsid w:val="5DF607BF"/>
    <w:rsid w:val="5DF78512"/>
    <w:rsid w:val="5DF9688E"/>
    <w:rsid w:val="5DFB009B"/>
    <w:rsid w:val="5DFB4E0F"/>
    <w:rsid w:val="5DFB6C72"/>
    <w:rsid w:val="5DFD5014"/>
    <w:rsid w:val="5DFEC486"/>
    <w:rsid w:val="5DFFA42B"/>
    <w:rsid w:val="5DFFA756"/>
    <w:rsid w:val="5E0B036F"/>
    <w:rsid w:val="5E1B4A56"/>
    <w:rsid w:val="5E1E00A2"/>
    <w:rsid w:val="5E33F483"/>
    <w:rsid w:val="5E3BB586"/>
    <w:rsid w:val="5E3E6996"/>
    <w:rsid w:val="5E5EA652"/>
    <w:rsid w:val="5E67B405"/>
    <w:rsid w:val="5E7D9FF9"/>
    <w:rsid w:val="5E7FC759"/>
    <w:rsid w:val="5E8343A9"/>
    <w:rsid w:val="5E879FC5"/>
    <w:rsid w:val="5EA78520"/>
    <w:rsid w:val="5EA83D62"/>
    <w:rsid w:val="5EAB351E"/>
    <w:rsid w:val="5EAE58CA"/>
    <w:rsid w:val="5EB36A3D"/>
    <w:rsid w:val="5EB6652D"/>
    <w:rsid w:val="5EB67207"/>
    <w:rsid w:val="5EBB01D7"/>
    <w:rsid w:val="5EBB921F"/>
    <w:rsid w:val="5EBF5F20"/>
    <w:rsid w:val="5ECD753F"/>
    <w:rsid w:val="5ECFE6AB"/>
    <w:rsid w:val="5ED75E3B"/>
    <w:rsid w:val="5ED9A0ED"/>
    <w:rsid w:val="5EDD4F23"/>
    <w:rsid w:val="5EE035AA"/>
    <w:rsid w:val="5EE7423E"/>
    <w:rsid w:val="5EE78BEC"/>
    <w:rsid w:val="5EEFB1E4"/>
    <w:rsid w:val="5EEFEDD8"/>
    <w:rsid w:val="5EF7640B"/>
    <w:rsid w:val="5EF7A253"/>
    <w:rsid w:val="5EF844FE"/>
    <w:rsid w:val="5EFB72F1"/>
    <w:rsid w:val="5EFD539B"/>
    <w:rsid w:val="5EFEAFE3"/>
    <w:rsid w:val="5EFEC365"/>
    <w:rsid w:val="5EFF6385"/>
    <w:rsid w:val="5F0D0843"/>
    <w:rsid w:val="5F138266"/>
    <w:rsid w:val="5F16521D"/>
    <w:rsid w:val="5F1B91F8"/>
    <w:rsid w:val="5F225970"/>
    <w:rsid w:val="5F27F939"/>
    <w:rsid w:val="5F2B48D0"/>
    <w:rsid w:val="5F2D4A41"/>
    <w:rsid w:val="5F36141C"/>
    <w:rsid w:val="5F381638"/>
    <w:rsid w:val="5F4D2C57"/>
    <w:rsid w:val="5F5D0313"/>
    <w:rsid w:val="5F6FBCD9"/>
    <w:rsid w:val="5F77DCA9"/>
    <w:rsid w:val="5F79AEEE"/>
    <w:rsid w:val="5F7B6EEF"/>
    <w:rsid w:val="5F7BB75E"/>
    <w:rsid w:val="5F7D41B9"/>
    <w:rsid w:val="5F7E739B"/>
    <w:rsid w:val="5F7EE1EE"/>
    <w:rsid w:val="5F7FA2C4"/>
    <w:rsid w:val="5F8108E9"/>
    <w:rsid w:val="5F862DD5"/>
    <w:rsid w:val="5F960438"/>
    <w:rsid w:val="5F9F3BDB"/>
    <w:rsid w:val="5F9F475A"/>
    <w:rsid w:val="5FA42829"/>
    <w:rsid w:val="5FA61C07"/>
    <w:rsid w:val="5FB306A4"/>
    <w:rsid w:val="5FB46E60"/>
    <w:rsid w:val="5FB5B4E5"/>
    <w:rsid w:val="5FB74DB6"/>
    <w:rsid w:val="5FB91090"/>
    <w:rsid w:val="5FB94527"/>
    <w:rsid w:val="5FBA3DFB"/>
    <w:rsid w:val="5FBACFA7"/>
    <w:rsid w:val="5FBB50E4"/>
    <w:rsid w:val="5FBD96DB"/>
    <w:rsid w:val="5FBF34C2"/>
    <w:rsid w:val="5FBF95D5"/>
    <w:rsid w:val="5FBFFDEA"/>
    <w:rsid w:val="5FCF1D97"/>
    <w:rsid w:val="5FDD37A2"/>
    <w:rsid w:val="5FDD4D33"/>
    <w:rsid w:val="5FDD73F5"/>
    <w:rsid w:val="5FDD90C1"/>
    <w:rsid w:val="5FDDE73F"/>
    <w:rsid w:val="5FDEE961"/>
    <w:rsid w:val="5FDF7329"/>
    <w:rsid w:val="5FE5D4DF"/>
    <w:rsid w:val="5FE655DD"/>
    <w:rsid w:val="5FE74A1E"/>
    <w:rsid w:val="5FEF3090"/>
    <w:rsid w:val="5FEF4157"/>
    <w:rsid w:val="5FEF8436"/>
    <w:rsid w:val="5FEFB5E8"/>
    <w:rsid w:val="5FF2A74D"/>
    <w:rsid w:val="5FF60C2F"/>
    <w:rsid w:val="5FF60DD7"/>
    <w:rsid w:val="5FF636EE"/>
    <w:rsid w:val="5FF636F2"/>
    <w:rsid w:val="5FF669D4"/>
    <w:rsid w:val="5FF75CF9"/>
    <w:rsid w:val="5FF78AD2"/>
    <w:rsid w:val="5FF78CE2"/>
    <w:rsid w:val="5FF7A36A"/>
    <w:rsid w:val="5FF7DF74"/>
    <w:rsid w:val="5FF98266"/>
    <w:rsid w:val="5FF9D5D0"/>
    <w:rsid w:val="5FF9DDED"/>
    <w:rsid w:val="5FF9E9A1"/>
    <w:rsid w:val="5FFBBD55"/>
    <w:rsid w:val="5FFBC694"/>
    <w:rsid w:val="5FFD2AC5"/>
    <w:rsid w:val="5FFD9178"/>
    <w:rsid w:val="5FFE1B8B"/>
    <w:rsid w:val="5FFE5794"/>
    <w:rsid w:val="5FFEDA35"/>
    <w:rsid w:val="5FFEEA1B"/>
    <w:rsid w:val="5FFEF89A"/>
    <w:rsid w:val="5FFF2E55"/>
    <w:rsid w:val="5FFF5E52"/>
    <w:rsid w:val="5FFF79AF"/>
    <w:rsid w:val="600B4642"/>
    <w:rsid w:val="60116111"/>
    <w:rsid w:val="6025396A"/>
    <w:rsid w:val="60255718"/>
    <w:rsid w:val="602776E2"/>
    <w:rsid w:val="602A5424"/>
    <w:rsid w:val="605B55DE"/>
    <w:rsid w:val="60624BBE"/>
    <w:rsid w:val="60787F3E"/>
    <w:rsid w:val="60964868"/>
    <w:rsid w:val="60966616"/>
    <w:rsid w:val="609B1E7E"/>
    <w:rsid w:val="60D809DC"/>
    <w:rsid w:val="60E92BEA"/>
    <w:rsid w:val="60EC26DA"/>
    <w:rsid w:val="610E08A2"/>
    <w:rsid w:val="610F0176"/>
    <w:rsid w:val="61167757"/>
    <w:rsid w:val="611B6B1B"/>
    <w:rsid w:val="612532AB"/>
    <w:rsid w:val="61317F74"/>
    <w:rsid w:val="61330309"/>
    <w:rsid w:val="613416D7"/>
    <w:rsid w:val="61387EE8"/>
    <w:rsid w:val="613E649B"/>
    <w:rsid w:val="614E6EF1"/>
    <w:rsid w:val="615F2EAC"/>
    <w:rsid w:val="617526CF"/>
    <w:rsid w:val="618172C6"/>
    <w:rsid w:val="618E553F"/>
    <w:rsid w:val="619E1C26"/>
    <w:rsid w:val="61B7CADC"/>
    <w:rsid w:val="61D4389A"/>
    <w:rsid w:val="61DB3806"/>
    <w:rsid w:val="61ED495B"/>
    <w:rsid w:val="61EF6B11"/>
    <w:rsid w:val="61FE26C5"/>
    <w:rsid w:val="62347E94"/>
    <w:rsid w:val="62397BA1"/>
    <w:rsid w:val="624502F4"/>
    <w:rsid w:val="62567D6E"/>
    <w:rsid w:val="625F66D2"/>
    <w:rsid w:val="626D4F65"/>
    <w:rsid w:val="62911C29"/>
    <w:rsid w:val="62922E0D"/>
    <w:rsid w:val="629E17B2"/>
    <w:rsid w:val="629E7A04"/>
    <w:rsid w:val="62A0552A"/>
    <w:rsid w:val="62C3746A"/>
    <w:rsid w:val="62EB1FB1"/>
    <w:rsid w:val="630C0E11"/>
    <w:rsid w:val="631D843B"/>
    <w:rsid w:val="63360306"/>
    <w:rsid w:val="633D54AB"/>
    <w:rsid w:val="634342D2"/>
    <w:rsid w:val="63514A76"/>
    <w:rsid w:val="637F3391"/>
    <w:rsid w:val="6393970F"/>
    <w:rsid w:val="639B7324"/>
    <w:rsid w:val="63C17E4E"/>
    <w:rsid w:val="63C74D38"/>
    <w:rsid w:val="63DE27AE"/>
    <w:rsid w:val="63E45201"/>
    <w:rsid w:val="63EE860A"/>
    <w:rsid w:val="63EF5D46"/>
    <w:rsid w:val="63EFAAC3"/>
    <w:rsid w:val="63F41FD1"/>
    <w:rsid w:val="63FBF3ED"/>
    <w:rsid w:val="63FE3B55"/>
    <w:rsid w:val="63FF9B32"/>
    <w:rsid w:val="64175CC0"/>
    <w:rsid w:val="641D1FF5"/>
    <w:rsid w:val="642B6EE2"/>
    <w:rsid w:val="64370110"/>
    <w:rsid w:val="643B3294"/>
    <w:rsid w:val="643C1282"/>
    <w:rsid w:val="64697EAA"/>
    <w:rsid w:val="646F1658"/>
    <w:rsid w:val="647E5FAB"/>
    <w:rsid w:val="64BC3911"/>
    <w:rsid w:val="64C33752"/>
    <w:rsid w:val="64F6894C"/>
    <w:rsid w:val="64F8164D"/>
    <w:rsid w:val="64F93617"/>
    <w:rsid w:val="64FB2D56"/>
    <w:rsid w:val="650E0E71"/>
    <w:rsid w:val="650F7A72"/>
    <w:rsid w:val="6537E738"/>
    <w:rsid w:val="654C3747"/>
    <w:rsid w:val="6561308B"/>
    <w:rsid w:val="656412A6"/>
    <w:rsid w:val="65798F54"/>
    <w:rsid w:val="65A864A1"/>
    <w:rsid w:val="65BD4645"/>
    <w:rsid w:val="65CB9EE9"/>
    <w:rsid w:val="65DE4CE7"/>
    <w:rsid w:val="65E16585"/>
    <w:rsid w:val="65E7A12E"/>
    <w:rsid w:val="65EB2F60"/>
    <w:rsid w:val="65EC7C51"/>
    <w:rsid w:val="65EF15EA"/>
    <w:rsid w:val="65F173FC"/>
    <w:rsid w:val="65F4AF45"/>
    <w:rsid w:val="65FB5233"/>
    <w:rsid w:val="65FFD06D"/>
    <w:rsid w:val="661C136B"/>
    <w:rsid w:val="66742F55"/>
    <w:rsid w:val="667E3DD4"/>
    <w:rsid w:val="667EF982"/>
    <w:rsid w:val="66ADB53C"/>
    <w:rsid w:val="66B74D84"/>
    <w:rsid w:val="66BB1EBD"/>
    <w:rsid w:val="66BB5028"/>
    <w:rsid w:val="66BE0674"/>
    <w:rsid w:val="66EC6F90"/>
    <w:rsid w:val="66FF2874"/>
    <w:rsid w:val="66FF5BE1"/>
    <w:rsid w:val="66FFDC30"/>
    <w:rsid w:val="67006EDF"/>
    <w:rsid w:val="67065B9E"/>
    <w:rsid w:val="670A23E7"/>
    <w:rsid w:val="671464E6"/>
    <w:rsid w:val="67302450"/>
    <w:rsid w:val="67332E10"/>
    <w:rsid w:val="6735BA53"/>
    <w:rsid w:val="6736FE7E"/>
    <w:rsid w:val="67396414"/>
    <w:rsid w:val="673B7479"/>
    <w:rsid w:val="673FA388"/>
    <w:rsid w:val="675B6D29"/>
    <w:rsid w:val="676A6106"/>
    <w:rsid w:val="676E4E7B"/>
    <w:rsid w:val="677B5717"/>
    <w:rsid w:val="677F332D"/>
    <w:rsid w:val="679BC265"/>
    <w:rsid w:val="679D64DC"/>
    <w:rsid w:val="67B33F51"/>
    <w:rsid w:val="67B789E7"/>
    <w:rsid w:val="67B7F312"/>
    <w:rsid w:val="67BD6B7E"/>
    <w:rsid w:val="67BF1051"/>
    <w:rsid w:val="67DB472D"/>
    <w:rsid w:val="67DD89F2"/>
    <w:rsid w:val="67DEB469"/>
    <w:rsid w:val="67DF0152"/>
    <w:rsid w:val="67E7CAD1"/>
    <w:rsid w:val="67EB6F38"/>
    <w:rsid w:val="67ED49C2"/>
    <w:rsid w:val="67F31FA8"/>
    <w:rsid w:val="67F594B6"/>
    <w:rsid w:val="67F95326"/>
    <w:rsid w:val="67FD28CF"/>
    <w:rsid w:val="67FD3155"/>
    <w:rsid w:val="67FDB708"/>
    <w:rsid w:val="67FDEF15"/>
    <w:rsid w:val="67FE2E51"/>
    <w:rsid w:val="681A18DB"/>
    <w:rsid w:val="681A5781"/>
    <w:rsid w:val="683F033B"/>
    <w:rsid w:val="68CA1553"/>
    <w:rsid w:val="68D67EF7"/>
    <w:rsid w:val="68F700EE"/>
    <w:rsid w:val="693115D2"/>
    <w:rsid w:val="693B4404"/>
    <w:rsid w:val="69476A1E"/>
    <w:rsid w:val="69577BD2"/>
    <w:rsid w:val="69653029"/>
    <w:rsid w:val="697119CE"/>
    <w:rsid w:val="6979B710"/>
    <w:rsid w:val="699E0FCF"/>
    <w:rsid w:val="69DF0055"/>
    <w:rsid w:val="69E20F99"/>
    <w:rsid w:val="69EB79D2"/>
    <w:rsid w:val="69EDB826"/>
    <w:rsid w:val="69EF398F"/>
    <w:rsid w:val="69F7ED3E"/>
    <w:rsid w:val="6A413A96"/>
    <w:rsid w:val="6A415844"/>
    <w:rsid w:val="6A4B66C3"/>
    <w:rsid w:val="6A4D243B"/>
    <w:rsid w:val="6A58493C"/>
    <w:rsid w:val="6A7BBC1D"/>
    <w:rsid w:val="6A815C41"/>
    <w:rsid w:val="6A841BD5"/>
    <w:rsid w:val="6A941E18"/>
    <w:rsid w:val="6A971908"/>
    <w:rsid w:val="6A9D13FA"/>
    <w:rsid w:val="6AA45574"/>
    <w:rsid w:val="6AAA163C"/>
    <w:rsid w:val="6AB7DBE0"/>
    <w:rsid w:val="6ABD26AB"/>
    <w:rsid w:val="6ABDBB5B"/>
    <w:rsid w:val="6ABF61B5"/>
    <w:rsid w:val="6AC25A30"/>
    <w:rsid w:val="6AE23B5E"/>
    <w:rsid w:val="6AE3DEAA"/>
    <w:rsid w:val="6AEF704E"/>
    <w:rsid w:val="6AF1726A"/>
    <w:rsid w:val="6AF74637"/>
    <w:rsid w:val="6AFD79A7"/>
    <w:rsid w:val="6AFE4C21"/>
    <w:rsid w:val="6AFF85FC"/>
    <w:rsid w:val="6B2D313E"/>
    <w:rsid w:val="6B2DAAAF"/>
    <w:rsid w:val="6B2E578C"/>
    <w:rsid w:val="6B3F41F1"/>
    <w:rsid w:val="6B543355"/>
    <w:rsid w:val="6B5C3CB7"/>
    <w:rsid w:val="6B63D03D"/>
    <w:rsid w:val="6B643C3E"/>
    <w:rsid w:val="6B663768"/>
    <w:rsid w:val="6B7932AE"/>
    <w:rsid w:val="6B7F7C8F"/>
    <w:rsid w:val="6B856401"/>
    <w:rsid w:val="6B8C3E9C"/>
    <w:rsid w:val="6B916358"/>
    <w:rsid w:val="6B9419A4"/>
    <w:rsid w:val="6B9780C8"/>
    <w:rsid w:val="6BA2442C"/>
    <w:rsid w:val="6BA50055"/>
    <w:rsid w:val="6BA951C5"/>
    <w:rsid w:val="6BBA881A"/>
    <w:rsid w:val="6BD34276"/>
    <w:rsid w:val="6BD4F104"/>
    <w:rsid w:val="6BDD77EF"/>
    <w:rsid w:val="6BE670B5"/>
    <w:rsid w:val="6BE97F42"/>
    <w:rsid w:val="6BEE6736"/>
    <w:rsid w:val="6BEF60E3"/>
    <w:rsid w:val="6BF30DC0"/>
    <w:rsid w:val="6BF9CDCB"/>
    <w:rsid w:val="6BFB1A23"/>
    <w:rsid w:val="6BFF941D"/>
    <w:rsid w:val="6C1D408F"/>
    <w:rsid w:val="6C20148A"/>
    <w:rsid w:val="6C2B67AC"/>
    <w:rsid w:val="6C474C68"/>
    <w:rsid w:val="6C5134B2"/>
    <w:rsid w:val="6C595521"/>
    <w:rsid w:val="6C5B8335"/>
    <w:rsid w:val="6C679DC0"/>
    <w:rsid w:val="6C7B9DE8"/>
    <w:rsid w:val="6C7F41B0"/>
    <w:rsid w:val="6CA36342"/>
    <w:rsid w:val="6CB3C862"/>
    <w:rsid w:val="6CBA18DE"/>
    <w:rsid w:val="6CCB7647"/>
    <w:rsid w:val="6CD75FEC"/>
    <w:rsid w:val="6CDB861F"/>
    <w:rsid w:val="6CF926BC"/>
    <w:rsid w:val="6D093DD5"/>
    <w:rsid w:val="6D0E220C"/>
    <w:rsid w:val="6D12A85A"/>
    <w:rsid w:val="6D279835"/>
    <w:rsid w:val="6D3B55F9"/>
    <w:rsid w:val="6D3C22F3"/>
    <w:rsid w:val="6D67A9DD"/>
    <w:rsid w:val="6D814635"/>
    <w:rsid w:val="6D837F22"/>
    <w:rsid w:val="6D910891"/>
    <w:rsid w:val="6D96DEAE"/>
    <w:rsid w:val="6D9A33C5"/>
    <w:rsid w:val="6D9F5D55"/>
    <w:rsid w:val="6DA90D37"/>
    <w:rsid w:val="6DADB7B5"/>
    <w:rsid w:val="6DAE4F3F"/>
    <w:rsid w:val="6DB76217"/>
    <w:rsid w:val="6DB93944"/>
    <w:rsid w:val="6DBCF0A3"/>
    <w:rsid w:val="6DBF46F4"/>
    <w:rsid w:val="6DBFD0C5"/>
    <w:rsid w:val="6DC7853D"/>
    <w:rsid w:val="6DCF1AF9"/>
    <w:rsid w:val="6DD69506"/>
    <w:rsid w:val="6DDAE28F"/>
    <w:rsid w:val="6DDDD301"/>
    <w:rsid w:val="6DE36C13"/>
    <w:rsid w:val="6DEA3DF0"/>
    <w:rsid w:val="6DEF25D3"/>
    <w:rsid w:val="6DEF6167"/>
    <w:rsid w:val="6DEFECBD"/>
    <w:rsid w:val="6DF1CB2C"/>
    <w:rsid w:val="6DF55267"/>
    <w:rsid w:val="6DFB2BAB"/>
    <w:rsid w:val="6DFC013E"/>
    <w:rsid w:val="6DFE28D2"/>
    <w:rsid w:val="6DFFCAFA"/>
    <w:rsid w:val="6E056B89"/>
    <w:rsid w:val="6E49712E"/>
    <w:rsid w:val="6E65C1A4"/>
    <w:rsid w:val="6E679FC0"/>
    <w:rsid w:val="6E6B2E90"/>
    <w:rsid w:val="6E7F6C1C"/>
    <w:rsid w:val="6E8403F6"/>
    <w:rsid w:val="6E9323E7"/>
    <w:rsid w:val="6E9F4F38"/>
    <w:rsid w:val="6EA53828"/>
    <w:rsid w:val="6EA895F3"/>
    <w:rsid w:val="6EB78D15"/>
    <w:rsid w:val="6EC11683"/>
    <w:rsid w:val="6EC16F54"/>
    <w:rsid w:val="6EC407F2"/>
    <w:rsid w:val="6EC52F1B"/>
    <w:rsid w:val="6EC802E2"/>
    <w:rsid w:val="6ECEF898"/>
    <w:rsid w:val="6ECFF848"/>
    <w:rsid w:val="6ED724C7"/>
    <w:rsid w:val="6ED93E30"/>
    <w:rsid w:val="6EDF77A8"/>
    <w:rsid w:val="6EDF9EA2"/>
    <w:rsid w:val="6EDFB32D"/>
    <w:rsid w:val="6EE28AEC"/>
    <w:rsid w:val="6EE52736"/>
    <w:rsid w:val="6EE56679"/>
    <w:rsid w:val="6EEA2279"/>
    <w:rsid w:val="6EF3F6D6"/>
    <w:rsid w:val="6EF5F49A"/>
    <w:rsid w:val="6EFE3D04"/>
    <w:rsid w:val="6EFF1C95"/>
    <w:rsid w:val="6EFF1F63"/>
    <w:rsid w:val="6EFF3706"/>
    <w:rsid w:val="6EFFAA31"/>
    <w:rsid w:val="6F0357BE"/>
    <w:rsid w:val="6F0BB1CC"/>
    <w:rsid w:val="6F0E7CBF"/>
    <w:rsid w:val="6F1CB6DE"/>
    <w:rsid w:val="6F1F4627"/>
    <w:rsid w:val="6F35E300"/>
    <w:rsid w:val="6F3BF235"/>
    <w:rsid w:val="6F491A22"/>
    <w:rsid w:val="6F4DACEB"/>
    <w:rsid w:val="6F55CD13"/>
    <w:rsid w:val="6F569580"/>
    <w:rsid w:val="6F56A0E7"/>
    <w:rsid w:val="6F5B0ACF"/>
    <w:rsid w:val="6F5F7004"/>
    <w:rsid w:val="6F5FF60D"/>
    <w:rsid w:val="6F661E03"/>
    <w:rsid w:val="6F6A6667"/>
    <w:rsid w:val="6F6D49E6"/>
    <w:rsid w:val="6F6ED374"/>
    <w:rsid w:val="6F6F67AB"/>
    <w:rsid w:val="6F71A80E"/>
    <w:rsid w:val="6F76A3F2"/>
    <w:rsid w:val="6F7D7860"/>
    <w:rsid w:val="6F7DA9EE"/>
    <w:rsid w:val="6F7DD43D"/>
    <w:rsid w:val="6F7EBE4D"/>
    <w:rsid w:val="6F7FB9E6"/>
    <w:rsid w:val="6F7FCF57"/>
    <w:rsid w:val="6F7FDAEC"/>
    <w:rsid w:val="6F906926"/>
    <w:rsid w:val="6F9B3183"/>
    <w:rsid w:val="6F9FF0B7"/>
    <w:rsid w:val="6FA55139"/>
    <w:rsid w:val="6FA707BB"/>
    <w:rsid w:val="6FA89788"/>
    <w:rsid w:val="6FAC19B2"/>
    <w:rsid w:val="6FAF1C38"/>
    <w:rsid w:val="6FAF8DD7"/>
    <w:rsid w:val="6FB1521A"/>
    <w:rsid w:val="6FB3F945"/>
    <w:rsid w:val="6FB5D37F"/>
    <w:rsid w:val="6FB940CF"/>
    <w:rsid w:val="6FBE0140"/>
    <w:rsid w:val="6FBE7937"/>
    <w:rsid w:val="6FBE87E8"/>
    <w:rsid w:val="6FBED393"/>
    <w:rsid w:val="6FBF1C46"/>
    <w:rsid w:val="6FBF2644"/>
    <w:rsid w:val="6FBF2D0F"/>
    <w:rsid w:val="6FBFDCF5"/>
    <w:rsid w:val="6FC22F83"/>
    <w:rsid w:val="6FCAC7DD"/>
    <w:rsid w:val="6FCBB6BD"/>
    <w:rsid w:val="6FCDD8C4"/>
    <w:rsid w:val="6FD1766A"/>
    <w:rsid w:val="6FD607DD"/>
    <w:rsid w:val="6FDB88E2"/>
    <w:rsid w:val="6FDBBC59"/>
    <w:rsid w:val="6FDD10C3"/>
    <w:rsid w:val="6FDEA59C"/>
    <w:rsid w:val="6FDF0CAE"/>
    <w:rsid w:val="6FE1ED52"/>
    <w:rsid w:val="6FE3526A"/>
    <w:rsid w:val="6FE7C8A2"/>
    <w:rsid w:val="6FED45A3"/>
    <w:rsid w:val="6FEF07F9"/>
    <w:rsid w:val="6FF156B3"/>
    <w:rsid w:val="6FF173C5"/>
    <w:rsid w:val="6FF1DC82"/>
    <w:rsid w:val="6FF33A4E"/>
    <w:rsid w:val="6FF43940"/>
    <w:rsid w:val="6FF45AD6"/>
    <w:rsid w:val="6FF5A0CF"/>
    <w:rsid w:val="6FF75BA0"/>
    <w:rsid w:val="6FF922AE"/>
    <w:rsid w:val="6FF9B701"/>
    <w:rsid w:val="6FFBB20C"/>
    <w:rsid w:val="6FFC2B6A"/>
    <w:rsid w:val="6FFC6381"/>
    <w:rsid w:val="6FFD2264"/>
    <w:rsid w:val="6FFE3BF3"/>
    <w:rsid w:val="6FFF00AF"/>
    <w:rsid w:val="6FFF0CF0"/>
    <w:rsid w:val="6FFF26CA"/>
    <w:rsid w:val="6FFF5436"/>
    <w:rsid w:val="6FFF5F18"/>
    <w:rsid w:val="6FFFB575"/>
    <w:rsid w:val="70017D9D"/>
    <w:rsid w:val="70194B6E"/>
    <w:rsid w:val="70205EFC"/>
    <w:rsid w:val="704936A5"/>
    <w:rsid w:val="704A7047"/>
    <w:rsid w:val="708FBE18"/>
    <w:rsid w:val="70A77F6C"/>
    <w:rsid w:val="70B7AAFE"/>
    <w:rsid w:val="70B7C045"/>
    <w:rsid w:val="70C0289D"/>
    <w:rsid w:val="70CB40BA"/>
    <w:rsid w:val="70CC398E"/>
    <w:rsid w:val="70E00E72"/>
    <w:rsid w:val="70F03B20"/>
    <w:rsid w:val="70F64FE7"/>
    <w:rsid w:val="70F80C27"/>
    <w:rsid w:val="70FE338A"/>
    <w:rsid w:val="71015D2D"/>
    <w:rsid w:val="710650F2"/>
    <w:rsid w:val="71235CA4"/>
    <w:rsid w:val="712E33FA"/>
    <w:rsid w:val="712F6052"/>
    <w:rsid w:val="71367DFF"/>
    <w:rsid w:val="716FFA88"/>
    <w:rsid w:val="717710FF"/>
    <w:rsid w:val="718D33E4"/>
    <w:rsid w:val="719C7804"/>
    <w:rsid w:val="719F4B9D"/>
    <w:rsid w:val="719FE539"/>
    <w:rsid w:val="71C85743"/>
    <w:rsid w:val="71FC12FF"/>
    <w:rsid w:val="71FF3630"/>
    <w:rsid w:val="722E2B52"/>
    <w:rsid w:val="7240058B"/>
    <w:rsid w:val="72693B8A"/>
    <w:rsid w:val="72773D4F"/>
    <w:rsid w:val="72783DCD"/>
    <w:rsid w:val="727C294E"/>
    <w:rsid w:val="727F5E00"/>
    <w:rsid w:val="7298FE1C"/>
    <w:rsid w:val="729A6BF0"/>
    <w:rsid w:val="72BBA906"/>
    <w:rsid w:val="72BD2E4A"/>
    <w:rsid w:val="72CB65F3"/>
    <w:rsid w:val="72D54D7C"/>
    <w:rsid w:val="72EC8473"/>
    <w:rsid w:val="72EF0806"/>
    <w:rsid w:val="72EF39B6"/>
    <w:rsid w:val="72F751EA"/>
    <w:rsid w:val="72FC6AE9"/>
    <w:rsid w:val="72FC8AB3"/>
    <w:rsid w:val="72FDBC19"/>
    <w:rsid w:val="72FE3A0F"/>
    <w:rsid w:val="72FEDB97"/>
    <w:rsid w:val="731A03CB"/>
    <w:rsid w:val="73256740"/>
    <w:rsid w:val="732E0930"/>
    <w:rsid w:val="7337D71C"/>
    <w:rsid w:val="73467A28"/>
    <w:rsid w:val="73571C35"/>
    <w:rsid w:val="735E6149"/>
    <w:rsid w:val="735F4F11"/>
    <w:rsid w:val="735F70F9"/>
    <w:rsid w:val="7372FBAA"/>
    <w:rsid w:val="73795E9A"/>
    <w:rsid w:val="737A5923"/>
    <w:rsid w:val="737F79A7"/>
    <w:rsid w:val="73824726"/>
    <w:rsid w:val="738F115A"/>
    <w:rsid w:val="73979B90"/>
    <w:rsid w:val="739C1D3D"/>
    <w:rsid w:val="73B72595"/>
    <w:rsid w:val="73BBBF44"/>
    <w:rsid w:val="73BD509B"/>
    <w:rsid w:val="73BD8C8E"/>
    <w:rsid w:val="73BF9E58"/>
    <w:rsid w:val="73C34988"/>
    <w:rsid w:val="73CE4CD7"/>
    <w:rsid w:val="73CE4DF7"/>
    <w:rsid w:val="73CF3EF9"/>
    <w:rsid w:val="73D1598E"/>
    <w:rsid w:val="73DB0AB8"/>
    <w:rsid w:val="73DB7632"/>
    <w:rsid w:val="73DE3AA2"/>
    <w:rsid w:val="73DFB270"/>
    <w:rsid w:val="73EF1E6D"/>
    <w:rsid w:val="73F32CC1"/>
    <w:rsid w:val="73F78E22"/>
    <w:rsid w:val="73FBF857"/>
    <w:rsid w:val="73FD9341"/>
    <w:rsid w:val="73FF8CC5"/>
    <w:rsid w:val="740B13C3"/>
    <w:rsid w:val="74406B6D"/>
    <w:rsid w:val="744114FF"/>
    <w:rsid w:val="74471CA9"/>
    <w:rsid w:val="74477EFB"/>
    <w:rsid w:val="74493C73"/>
    <w:rsid w:val="744A79EB"/>
    <w:rsid w:val="745D7BFC"/>
    <w:rsid w:val="74744A68"/>
    <w:rsid w:val="747DC7E5"/>
    <w:rsid w:val="74A40EAA"/>
    <w:rsid w:val="74AA2238"/>
    <w:rsid w:val="74BAA47E"/>
    <w:rsid w:val="74BEEEF3"/>
    <w:rsid w:val="74D06143"/>
    <w:rsid w:val="74DF108D"/>
    <w:rsid w:val="74DFDD60"/>
    <w:rsid w:val="74E120FE"/>
    <w:rsid w:val="74F22087"/>
    <w:rsid w:val="74F25668"/>
    <w:rsid w:val="74F82FA3"/>
    <w:rsid w:val="75220020"/>
    <w:rsid w:val="7533222E"/>
    <w:rsid w:val="75399A57"/>
    <w:rsid w:val="75399B93"/>
    <w:rsid w:val="753F482F"/>
    <w:rsid w:val="755DDD9E"/>
    <w:rsid w:val="75661D68"/>
    <w:rsid w:val="757A4300"/>
    <w:rsid w:val="757FB690"/>
    <w:rsid w:val="757FEF21"/>
    <w:rsid w:val="75835778"/>
    <w:rsid w:val="75842705"/>
    <w:rsid w:val="75874327"/>
    <w:rsid w:val="758966C7"/>
    <w:rsid w:val="758D02F9"/>
    <w:rsid w:val="75B3511C"/>
    <w:rsid w:val="75B5167A"/>
    <w:rsid w:val="75BF72BD"/>
    <w:rsid w:val="75C80BC8"/>
    <w:rsid w:val="75DA6657"/>
    <w:rsid w:val="75DF6474"/>
    <w:rsid w:val="75E023B5"/>
    <w:rsid w:val="75E35A02"/>
    <w:rsid w:val="75ED71E1"/>
    <w:rsid w:val="75F220E9"/>
    <w:rsid w:val="75F52304"/>
    <w:rsid w:val="75F5D40E"/>
    <w:rsid w:val="75F9F936"/>
    <w:rsid w:val="75FCF167"/>
    <w:rsid w:val="75FD093D"/>
    <w:rsid w:val="75FEC062"/>
    <w:rsid w:val="75FF1FEF"/>
    <w:rsid w:val="75FF5960"/>
    <w:rsid w:val="75FFDE1A"/>
    <w:rsid w:val="75FFEF55"/>
    <w:rsid w:val="76050235"/>
    <w:rsid w:val="76164029"/>
    <w:rsid w:val="76216471"/>
    <w:rsid w:val="762F50EB"/>
    <w:rsid w:val="76342701"/>
    <w:rsid w:val="764865EB"/>
    <w:rsid w:val="764F12E9"/>
    <w:rsid w:val="76500BBD"/>
    <w:rsid w:val="7657019E"/>
    <w:rsid w:val="76674D66"/>
    <w:rsid w:val="766C37A8"/>
    <w:rsid w:val="767B927D"/>
    <w:rsid w:val="767F4E4E"/>
    <w:rsid w:val="76880357"/>
    <w:rsid w:val="76AD3F9F"/>
    <w:rsid w:val="76BB4B9E"/>
    <w:rsid w:val="76BEB9ED"/>
    <w:rsid w:val="76C92E49"/>
    <w:rsid w:val="76D11131"/>
    <w:rsid w:val="76D7AD9C"/>
    <w:rsid w:val="76D7B052"/>
    <w:rsid w:val="76E7D9B6"/>
    <w:rsid w:val="76EF59CE"/>
    <w:rsid w:val="76EFF823"/>
    <w:rsid w:val="76F225BF"/>
    <w:rsid w:val="76F61765"/>
    <w:rsid w:val="76F7327A"/>
    <w:rsid w:val="76F7AF8D"/>
    <w:rsid w:val="76F7D01E"/>
    <w:rsid w:val="76FB91D5"/>
    <w:rsid w:val="76FD5BAC"/>
    <w:rsid w:val="76FD975C"/>
    <w:rsid w:val="76FE01F5"/>
    <w:rsid w:val="76FE1812"/>
    <w:rsid w:val="76FE3518"/>
    <w:rsid w:val="76FE72FB"/>
    <w:rsid w:val="76FF4186"/>
    <w:rsid w:val="76FF463B"/>
    <w:rsid w:val="76FF62A7"/>
    <w:rsid w:val="76FF8C4D"/>
    <w:rsid w:val="76FF9686"/>
    <w:rsid w:val="77075257"/>
    <w:rsid w:val="770F2826"/>
    <w:rsid w:val="771332F6"/>
    <w:rsid w:val="772AE44D"/>
    <w:rsid w:val="772B41E0"/>
    <w:rsid w:val="773AE45C"/>
    <w:rsid w:val="773FC8C7"/>
    <w:rsid w:val="774A385E"/>
    <w:rsid w:val="77585F7B"/>
    <w:rsid w:val="775926CB"/>
    <w:rsid w:val="776A2B17"/>
    <w:rsid w:val="776B4E3B"/>
    <w:rsid w:val="7772E6A9"/>
    <w:rsid w:val="7773852D"/>
    <w:rsid w:val="77759E51"/>
    <w:rsid w:val="7776165F"/>
    <w:rsid w:val="77779316"/>
    <w:rsid w:val="77793CB5"/>
    <w:rsid w:val="777C3EB4"/>
    <w:rsid w:val="777D31CA"/>
    <w:rsid w:val="777E3D50"/>
    <w:rsid w:val="777F1DC5"/>
    <w:rsid w:val="777F8AB4"/>
    <w:rsid w:val="778209E5"/>
    <w:rsid w:val="778FC9A1"/>
    <w:rsid w:val="779872A0"/>
    <w:rsid w:val="77A263A5"/>
    <w:rsid w:val="77A7FB35"/>
    <w:rsid w:val="77ABE119"/>
    <w:rsid w:val="77AD5F4C"/>
    <w:rsid w:val="77ADA4AF"/>
    <w:rsid w:val="77B319BE"/>
    <w:rsid w:val="77B33566"/>
    <w:rsid w:val="77B4D86C"/>
    <w:rsid w:val="77B6C531"/>
    <w:rsid w:val="77B77146"/>
    <w:rsid w:val="77B7F051"/>
    <w:rsid w:val="77BD4AF9"/>
    <w:rsid w:val="77BDC653"/>
    <w:rsid w:val="77BF0BEF"/>
    <w:rsid w:val="77BF67C4"/>
    <w:rsid w:val="77BF825A"/>
    <w:rsid w:val="77BFA566"/>
    <w:rsid w:val="77C02A1F"/>
    <w:rsid w:val="77C3141B"/>
    <w:rsid w:val="77C7A6F6"/>
    <w:rsid w:val="77CB0007"/>
    <w:rsid w:val="77CBEBF7"/>
    <w:rsid w:val="77CD4BBB"/>
    <w:rsid w:val="77CD6664"/>
    <w:rsid w:val="77CD7CF8"/>
    <w:rsid w:val="77CF5F35"/>
    <w:rsid w:val="77CFDA39"/>
    <w:rsid w:val="77D3CFD5"/>
    <w:rsid w:val="77D7ACF6"/>
    <w:rsid w:val="77D9592F"/>
    <w:rsid w:val="77DB6BD9"/>
    <w:rsid w:val="77DBA93C"/>
    <w:rsid w:val="77DC4DFE"/>
    <w:rsid w:val="77DDDD73"/>
    <w:rsid w:val="77DDF7A8"/>
    <w:rsid w:val="77DE7D46"/>
    <w:rsid w:val="77DF82FD"/>
    <w:rsid w:val="77E25B60"/>
    <w:rsid w:val="77E35C9E"/>
    <w:rsid w:val="77E5B3F3"/>
    <w:rsid w:val="77E5FA53"/>
    <w:rsid w:val="77E70CA5"/>
    <w:rsid w:val="77E77621"/>
    <w:rsid w:val="77EB2A67"/>
    <w:rsid w:val="77EE6B08"/>
    <w:rsid w:val="77EF1C08"/>
    <w:rsid w:val="77F18AE1"/>
    <w:rsid w:val="77F35CA4"/>
    <w:rsid w:val="77F4039A"/>
    <w:rsid w:val="77F55EC0"/>
    <w:rsid w:val="77F60960"/>
    <w:rsid w:val="77F61D1A"/>
    <w:rsid w:val="77F66C23"/>
    <w:rsid w:val="77F7395E"/>
    <w:rsid w:val="77F74844"/>
    <w:rsid w:val="77F7A7D6"/>
    <w:rsid w:val="77F7C14D"/>
    <w:rsid w:val="77F81E76"/>
    <w:rsid w:val="77FA2226"/>
    <w:rsid w:val="77FB2BDA"/>
    <w:rsid w:val="77FB947E"/>
    <w:rsid w:val="77FC9842"/>
    <w:rsid w:val="77FCD974"/>
    <w:rsid w:val="77FD104E"/>
    <w:rsid w:val="77FD37FE"/>
    <w:rsid w:val="77FD6597"/>
    <w:rsid w:val="77FDA7D8"/>
    <w:rsid w:val="77FEDFD5"/>
    <w:rsid w:val="77FF2DFE"/>
    <w:rsid w:val="77FF91F6"/>
    <w:rsid w:val="77FF988F"/>
    <w:rsid w:val="77FFAA0B"/>
    <w:rsid w:val="78054355"/>
    <w:rsid w:val="781225CE"/>
    <w:rsid w:val="781C51FB"/>
    <w:rsid w:val="78224C1F"/>
    <w:rsid w:val="78250553"/>
    <w:rsid w:val="78252301"/>
    <w:rsid w:val="78414C61"/>
    <w:rsid w:val="787D5FEB"/>
    <w:rsid w:val="78A83684"/>
    <w:rsid w:val="78BA74CC"/>
    <w:rsid w:val="78CC6C21"/>
    <w:rsid w:val="78CFADA7"/>
    <w:rsid w:val="78DCF494"/>
    <w:rsid w:val="78DE0702"/>
    <w:rsid w:val="78E78208"/>
    <w:rsid w:val="78EA70A7"/>
    <w:rsid w:val="78FDB3C9"/>
    <w:rsid w:val="791660EE"/>
    <w:rsid w:val="79206F6D"/>
    <w:rsid w:val="792B12D4"/>
    <w:rsid w:val="793F2381"/>
    <w:rsid w:val="793F73F3"/>
    <w:rsid w:val="795310F0"/>
    <w:rsid w:val="795F4840"/>
    <w:rsid w:val="796208E9"/>
    <w:rsid w:val="79646E59"/>
    <w:rsid w:val="79769C00"/>
    <w:rsid w:val="797AD9D0"/>
    <w:rsid w:val="797F1C03"/>
    <w:rsid w:val="797F4053"/>
    <w:rsid w:val="79976C84"/>
    <w:rsid w:val="799F0AA3"/>
    <w:rsid w:val="79B71D57"/>
    <w:rsid w:val="79BEBD75"/>
    <w:rsid w:val="79C21DD2"/>
    <w:rsid w:val="79CEEB43"/>
    <w:rsid w:val="79DD7C11"/>
    <w:rsid w:val="79E40F2E"/>
    <w:rsid w:val="79E61F64"/>
    <w:rsid w:val="79E729DC"/>
    <w:rsid w:val="79EE53A9"/>
    <w:rsid w:val="79EE9F2A"/>
    <w:rsid w:val="79F3049C"/>
    <w:rsid w:val="79F98577"/>
    <w:rsid w:val="79FE2A26"/>
    <w:rsid w:val="79FEF2F9"/>
    <w:rsid w:val="79FF410E"/>
    <w:rsid w:val="79FF4DD4"/>
    <w:rsid w:val="79FFEFBF"/>
    <w:rsid w:val="7A017E59"/>
    <w:rsid w:val="7A0A1577"/>
    <w:rsid w:val="7A0E5017"/>
    <w:rsid w:val="7A1D663A"/>
    <w:rsid w:val="7A3031E0"/>
    <w:rsid w:val="7A3D19C8"/>
    <w:rsid w:val="7A3F781A"/>
    <w:rsid w:val="7A4B16E4"/>
    <w:rsid w:val="7A545120"/>
    <w:rsid w:val="7A5A025C"/>
    <w:rsid w:val="7A631ACC"/>
    <w:rsid w:val="7A684727"/>
    <w:rsid w:val="7A6A6FCF"/>
    <w:rsid w:val="7A747570"/>
    <w:rsid w:val="7A77F8F3"/>
    <w:rsid w:val="7A792DD8"/>
    <w:rsid w:val="7A7B8118"/>
    <w:rsid w:val="7A7FA59A"/>
    <w:rsid w:val="7A807CC3"/>
    <w:rsid w:val="7A870038"/>
    <w:rsid w:val="7A8E3857"/>
    <w:rsid w:val="7A9730F1"/>
    <w:rsid w:val="7A9912D1"/>
    <w:rsid w:val="7A9EAB42"/>
    <w:rsid w:val="7AB507DE"/>
    <w:rsid w:val="7AB7CD67"/>
    <w:rsid w:val="7ABFC0E2"/>
    <w:rsid w:val="7AD922CF"/>
    <w:rsid w:val="7AE475C4"/>
    <w:rsid w:val="7AE84968"/>
    <w:rsid w:val="7AEDF499"/>
    <w:rsid w:val="7AF54344"/>
    <w:rsid w:val="7AFA5D06"/>
    <w:rsid w:val="7AFB84F9"/>
    <w:rsid w:val="7AFF103F"/>
    <w:rsid w:val="7AFF3699"/>
    <w:rsid w:val="7AFF765F"/>
    <w:rsid w:val="7AFF9B40"/>
    <w:rsid w:val="7B076EE3"/>
    <w:rsid w:val="7B0C59FB"/>
    <w:rsid w:val="7B0D6719"/>
    <w:rsid w:val="7B25086A"/>
    <w:rsid w:val="7B2965AD"/>
    <w:rsid w:val="7B3516C7"/>
    <w:rsid w:val="7B35DE95"/>
    <w:rsid w:val="7B39102A"/>
    <w:rsid w:val="7B394D29"/>
    <w:rsid w:val="7B3C3FBB"/>
    <w:rsid w:val="7B3E5506"/>
    <w:rsid w:val="7B3F192C"/>
    <w:rsid w:val="7B3F3ED3"/>
    <w:rsid w:val="7B3F4EBE"/>
    <w:rsid w:val="7B4D8446"/>
    <w:rsid w:val="7B4F6F3D"/>
    <w:rsid w:val="7B51340D"/>
    <w:rsid w:val="7B533629"/>
    <w:rsid w:val="7B5A49B8"/>
    <w:rsid w:val="7B5F2546"/>
    <w:rsid w:val="7B62750D"/>
    <w:rsid w:val="7B65F3CD"/>
    <w:rsid w:val="7B69523A"/>
    <w:rsid w:val="7B7155DC"/>
    <w:rsid w:val="7B736C4D"/>
    <w:rsid w:val="7B776ED2"/>
    <w:rsid w:val="7B77F55C"/>
    <w:rsid w:val="7B7B5039"/>
    <w:rsid w:val="7B7E0F77"/>
    <w:rsid w:val="7B7E54EF"/>
    <w:rsid w:val="7B7E645C"/>
    <w:rsid w:val="7B7EA5F5"/>
    <w:rsid w:val="7B7EE301"/>
    <w:rsid w:val="7B7F7293"/>
    <w:rsid w:val="7B8DC6DD"/>
    <w:rsid w:val="7B98E07F"/>
    <w:rsid w:val="7B9D2C77"/>
    <w:rsid w:val="7B9EEFAB"/>
    <w:rsid w:val="7BA3C12B"/>
    <w:rsid w:val="7BA735F8"/>
    <w:rsid w:val="7BAC7883"/>
    <w:rsid w:val="7BAF18BE"/>
    <w:rsid w:val="7BAFDCB6"/>
    <w:rsid w:val="7BB74AC7"/>
    <w:rsid w:val="7BB79521"/>
    <w:rsid w:val="7BB7BF1D"/>
    <w:rsid w:val="7BBCB3D1"/>
    <w:rsid w:val="7BBCE78C"/>
    <w:rsid w:val="7BBD6B0C"/>
    <w:rsid w:val="7BBD92EC"/>
    <w:rsid w:val="7BBE9EA3"/>
    <w:rsid w:val="7BBEB20B"/>
    <w:rsid w:val="7BBF57C2"/>
    <w:rsid w:val="7BBF8A5F"/>
    <w:rsid w:val="7BBFDD31"/>
    <w:rsid w:val="7BC65BA9"/>
    <w:rsid w:val="7BCE7E05"/>
    <w:rsid w:val="7BCEF5D3"/>
    <w:rsid w:val="7BCF2C33"/>
    <w:rsid w:val="7BD7398B"/>
    <w:rsid w:val="7BD748D3"/>
    <w:rsid w:val="7BD7608A"/>
    <w:rsid w:val="7BD76F3C"/>
    <w:rsid w:val="7BD79F1F"/>
    <w:rsid w:val="7BD7AE45"/>
    <w:rsid w:val="7BDBB8EA"/>
    <w:rsid w:val="7BDC76F5"/>
    <w:rsid w:val="7BDD227E"/>
    <w:rsid w:val="7BDDD265"/>
    <w:rsid w:val="7BDF0D47"/>
    <w:rsid w:val="7BDF5D33"/>
    <w:rsid w:val="7BDF605A"/>
    <w:rsid w:val="7BDF63CF"/>
    <w:rsid w:val="7BDF8F2E"/>
    <w:rsid w:val="7BDFD5A9"/>
    <w:rsid w:val="7BDFF06E"/>
    <w:rsid w:val="7BE349AD"/>
    <w:rsid w:val="7BE7E1DA"/>
    <w:rsid w:val="7BE99E57"/>
    <w:rsid w:val="7BEB9492"/>
    <w:rsid w:val="7BED0054"/>
    <w:rsid w:val="7BEDCC04"/>
    <w:rsid w:val="7BEE5A03"/>
    <w:rsid w:val="7BEFC66C"/>
    <w:rsid w:val="7BF123E6"/>
    <w:rsid w:val="7BF24065"/>
    <w:rsid w:val="7BF339CB"/>
    <w:rsid w:val="7BF3843E"/>
    <w:rsid w:val="7BF71905"/>
    <w:rsid w:val="7BF73A74"/>
    <w:rsid w:val="7BF74E3B"/>
    <w:rsid w:val="7BF7B98B"/>
    <w:rsid w:val="7BF7D4DB"/>
    <w:rsid w:val="7BFA1C86"/>
    <w:rsid w:val="7BFB14E8"/>
    <w:rsid w:val="7BFB83E5"/>
    <w:rsid w:val="7BFBBF09"/>
    <w:rsid w:val="7BFC107D"/>
    <w:rsid w:val="7BFC15CB"/>
    <w:rsid w:val="7BFCC9F8"/>
    <w:rsid w:val="7BFD0C3D"/>
    <w:rsid w:val="7BFD1E15"/>
    <w:rsid w:val="7BFD2FD5"/>
    <w:rsid w:val="7BFD3BC2"/>
    <w:rsid w:val="7BFD594D"/>
    <w:rsid w:val="7BFD65B5"/>
    <w:rsid w:val="7BFD931D"/>
    <w:rsid w:val="7BFDF3A2"/>
    <w:rsid w:val="7BFE1112"/>
    <w:rsid w:val="7BFE8268"/>
    <w:rsid w:val="7BFEB43B"/>
    <w:rsid w:val="7BFEC3B0"/>
    <w:rsid w:val="7BFECF37"/>
    <w:rsid w:val="7BFF1A41"/>
    <w:rsid w:val="7BFF29FB"/>
    <w:rsid w:val="7BFF37E6"/>
    <w:rsid w:val="7BFF3A6B"/>
    <w:rsid w:val="7BFF4729"/>
    <w:rsid w:val="7BFF7ADA"/>
    <w:rsid w:val="7BFF8798"/>
    <w:rsid w:val="7BFFB600"/>
    <w:rsid w:val="7C10151B"/>
    <w:rsid w:val="7C1325B4"/>
    <w:rsid w:val="7C136915"/>
    <w:rsid w:val="7C25741C"/>
    <w:rsid w:val="7C3F770A"/>
    <w:rsid w:val="7C4F3121"/>
    <w:rsid w:val="7C5C4760"/>
    <w:rsid w:val="7C5E8A42"/>
    <w:rsid w:val="7C67427B"/>
    <w:rsid w:val="7C77CC5D"/>
    <w:rsid w:val="7C7A0237"/>
    <w:rsid w:val="7C835849"/>
    <w:rsid w:val="7C8FE27E"/>
    <w:rsid w:val="7C9A0DE4"/>
    <w:rsid w:val="7C9F21A4"/>
    <w:rsid w:val="7CB016DA"/>
    <w:rsid w:val="7CB316DA"/>
    <w:rsid w:val="7CB4F5D2"/>
    <w:rsid w:val="7CBFE6DF"/>
    <w:rsid w:val="7CC7459A"/>
    <w:rsid w:val="7CC81973"/>
    <w:rsid w:val="7CD51E1C"/>
    <w:rsid w:val="7CDB5F26"/>
    <w:rsid w:val="7CDF1AA7"/>
    <w:rsid w:val="7CDF1EC6"/>
    <w:rsid w:val="7CDF3349"/>
    <w:rsid w:val="7CE32E8D"/>
    <w:rsid w:val="7CEB50AD"/>
    <w:rsid w:val="7CEDC9E6"/>
    <w:rsid w:val="7CF740C1"/>
    <w:rsid w:val="7CF75DB4"/>
    <w:rsid w:val="7CF93D5D"/>
    <w:rsid w:val="7CFB324D"/>
    <w:rsid w:val="7CFDEA35"/>
    <w:rsid w:val="7CFEC740"/>
    <w:rsid w:val="7D080BCA"/>
    <w:rsid w:val="7D0A721D"/>
    <w:rsid w:val="7D0C7F34"/>
    <w:rsid w:val="7D162B61"/>
    <w:rsid w:val="7D2618D4"/>
    <w:rsid w:val="7D2C0809"/>
    <w:rsid w:val="7D2DB3B9"/>
    <w:rsid w:val="7D2F6142"/>
    <w:rsid w:val="7D2FA051"/>
    <w:rsid w:val="7D3700C6"/>
    <w:rsid w:val="7D3DFDD9"/>
    <w:rsid w:val="7D3FBE56"/>
    <w:rsid w:val="7D49EEDE"/>
    <w:rsid w:val="7D511DEB"/>
    <w:rsid w:val="7D5B33CC"/>
    <w:rsid w:val="7D65B199"/>
    <w:rsid w:val="7D6B3962"/>
    <w:rsid w:val="7D6C4130"/>
    <w:rsid w:val="7D6D756D"/>
    <w:rsid w:val="7D6D8821"/>
    <w:rsid w:val="7D6DB0EC"/>
    <w:rsid w:val="7D759DE6"/>
    <w:rsid w:val="7D75A872"/>
    <w:rsid w:val="7D7698D6"/>
    <w:rsid w:val="7D779535"/>
    <w:rsid w:val="7D7994A7"/>
    <w:rsid w:val="7D7A30EF"/>
    <w:rsid w:val="7D7B480C"/>
    <w:rsid w:val="7D7D89EA"/>
    <w:rsid w:val="7D7EE4D4"/>
    <w:rsid w:val="7D7F13B2"/>
    <w:rsid w:val="7D7F2196"/>
    <w:rsid w:val="7D7F5529"/>
    <w:rsid w:val="7D7F969C"/>
    <w:rsid w:val="7D7FAFEE"/>
    <w:rsid w:val="7D7FDB35"/>
    <w:rsid w:val="7D8E4EE2"/>
    <w:rsid w:val="7D9046C1"/>
    <w:rsid w:val="7D9677F4"/>
    <w:rsid w:val="7D9FD55D"/>
    <w:rsid w:val="7DA500D2"/>
    <w:rsid w:val="7DAD297B"/>
    <w:rsid w:val="7DAF524D"/>
    <w:rsid w:val="7DAFBF2A"/>
    <w:rsid w:val="7DB06B11"/>
    <w:rsid w:val="7DB25B88"/>
    <w:rsid w:val="7DB7D305"/>
    <w:rsid w:val="7DB92B34"/>
    <w:rsid w:val="7DB9652B"/>
    <w:rsid w:val="7DBD2ED5"/>
    <w:rsid w:val="7DCFC3C8"/>
    <w:rsid w:val="7DD7D5AE"/>
    <w:rsid w:val="7DD9D760"/>
    <w:rsid w:val="7DDB79FA"/>
    <w:rsid w:val="7DDB7EEF"/>
    <w:rsid w:val="7DDBFBE0"/>
    <w:rsid w:val="7DDC44F8"/>
    <w:rsid w:val="7DDD3C1D"/>
    <w:rsid w:val="7DDE0EAF"/>
    <w:rsid w:val="7DDF2A0D"/>
    <w:rsid w:val="7DDF5AC5"/>
    <w:rsid w:val="7DDF6238"/>
    <w:rsid w:val="7DE07AD5"/>
    <w:rsid w:val="7DE42296"/>
    <w:rsid w:val="7DEB13D7"/>
    <w:rsid w:val="7DEB18F7"/>
    <w:rsid w:val="7DEB3798"/>
    <w:rsid w:val="7DEDC0B7"/>
    <w:rsid w:val="7DEE13E8"/>
    <w:rsid w:val="7DEF344B"/>
    <w:rsid w:val="7DEF3FFA"/>
    <w:rsid w:val="7DEF6617"/>
    <w:rsid w:val="7DF1E614"/>
    <w:rsid w:val="7DF39FF0"/>
    <w:rsid w:val="7DF54310"/>
    <w:rsid w:val="7DF68150"/>
    <w:rsid w:val="7DF7420A"/>
    <w:rsid w:val="7DF748D9"/>
    <w:rsid w:val="7DF7895F"/>
    <w:rsid w:val="7DF7FC58"/>
    <w:rsid w:val="7DFA6811"/>
    <w:rsid w:val="7DFA97E2"/>
    <w:rsid w:val="7DFB4A51"/>
    <w:rsid w:val="7DFB8327"/>
    <w:rsid w:val="7DFBA558"/>
    <w:rsid w:val="7DFBB5BF"/>
    <w:rsid w:val="7DFEB838"/>
    <w:rsid w:val="7DFFA7DC"/>
    <w:rsid w:val="7E017C40"/>
    <w:rsid w:val="7E123328"/>
    <w:rsid w:val="7E176B90"/>
    <w:rsid w:val="7E2F379C"/>
    <w:rsid w:val="7E3B6C1A"/>
    <w:rsid w:val="7E464D80"/>
    <w:rsid w:val="7E4BE132"/>
    <w:rsid w:val="7E527BC8"/>
    <w:rsid w:val="7E536360"/>
    <w:rsid w:val="7E5EB925"/>
    <w:rsid w:val="7E5F81FD"/>
    <w:rsid w:val="7E622714"/>
    <w:rsid w:val="7E6F4065"/>
    <w:rsid w:val="7E751B09"/>
    <w:rsid w:val="7E76417B"/>
    <w:rsid w:val="7E776D19"/>
    <w:rsid w:val="7E7A4C5B"/>
    <w:rsid w:val="7E7B37C0"/>
    <w:rsid w:val="7E7BF1CE"/>
    <w:rsid w:val="7E7CF903"/>
    <w:rsid w:val="7E7D7D6C"/>
    <w:rsid w:val="7E7EB888"/>
    <w:rsid w:val="7E7ED86E"/>
    <w:rsid w:val="7E7EF8A4"/>
    <w:rsid w:val="7E7F120C"/>
    <w:rsid w:val="7E7F8C9B"/>
    <w:rsid w:val="7E7FAB68"/>
    <w:rsid w:val="7E7FC61D"/>
    <w:rsid w:val="7E7FD002"/>
    <w:rsid w:val="7E861620"/>
    <w:rsid w:val="7E88183C"/>
    <w:rsid w:val="7E8835EA"/>
    <w:rsid w:val="7E903A34"/>
    <w:rsid w:val="7E9517CD"/>
    <w:rsid w:val="7E9A8BA2"/>
    <w:rsid w:val="7E9F6747"/>
    <w:rsid w:val="7E9FC460"/>
    <w:rsid w:val="7EA5EDC9"/>
    <w:rsid w:val="7EA7FE8A"/>
    <w:rsid w:val="7EA982FE"/>
    <w:rsid w:val="7EAD9778"/>
    <w:rsid w:val="7EAEA4E5"/>
    <w:rsid w:val="7EB2D091"/>
    <w:rsid w:val="7EB7BCF9"/>
    <w:rsid w:val="7EBF1A48"/>
    <w:rsid w:val="7EBF55D7"/>
    <w:rsid w:val="7EBF6F8A"/>
    <w:rsid w:val="7EC28F7E"/>
    <w:rsid w:val="7EC860DC"/>
    <w:rsid w:val="7ECD31B5"/>
    <w:rsid w:val="7ED16260"/>
    <w:rsid w:val="7ED32FAC"/>
    <w:rsid w:val="7ED4A1DA"/>
    <w:rsid w:val="7ED71E7C"/>
    <w:rsid w:val="7ED73F17"/>
    <w:rsid w:val="7ED9DB53"/>
    <w:rsid w:val="7EDD1318"/>
    <w:rsid w:val="7EDE17B5"/>
    <w:rsid w:val="7EDF098F"/>
    <w:rsid w:val="7EE63737"/>
    <w:rsid w:val="7EE71D4B"/>
    <w:rsid w:val="7EE73862"/>
    <w:rsid w:val="7EE75BB4"/>
    <w:rsid w:val="7EEB5E88"/>
    <w:rsid w:val="7EEDD459"/>
    <w:rsid w:val="7EEDFA36"/>
    <w:rsid w:val="7EEE44A5"/>
    <w:rsid w:val="7EEF04D7"/>
    <w:rsid w:val="7EEF5ADD"/>
    <w:rsid w:val="7EF31F56"/>
    <w:rsid w:val="7EF56880"/>
    <w:rsid w:val="7EF661D5"/>
    <w:rsid w:val="7EF692BD"/>
    <w:rsid w:val="7EF6B6B1"/>
    <w:rsid w:val="7EF6D63C"/>
    <w:rsid w:val="7EF776DE"/>
    <w:rsid w:val="7EF7AC70"/>
    <w:rsid w:val="7EF7F8EC"/>
    <w:rsid w:val="7EF939B4"/>
    <w:rsid w:val="7EFA6BD4"/>
    <w:rsid w:val="7EFA857B"/>
    <w:rsid w:val="7EFB402E"/>
    <w:rsid w:val="7EFB9216"/>
    <w:rsid w:val="7EFBB1E0"/>
    <w:rsid w:val="7EFBF6BC"/>
    <w:rsid w:val="7EFD0465"/>
    <w:rsid w:val="7EFD13A0"/>
    <w:rsid w:val="7EFD9BB7"/>
    <w:rsid w:val="7EFE5D12"/>
    <w:rsid w:val="7EFEA98E"/>
    <w:rsid w:val="7EFF08A5"/>
    <w:rsid w:val="7EFF4650"/>
    <w:rsid w:val="7EFF4DC8"/>
    <w:rsid w:val="7EFF75A4"/>
    <w:rsid w:val="7EFF803F"/>
    <w:rsid w:val="7EFFAA62"/>
    <w:rsid w:val="7EFFC627"/>
    <w:rsid w:val="7EFFFAB1"/>
    <w:rsid w:val="7F01339C"/>
    <w:rsid w:val="7F0D274B"/>
    <w:rsid w:val="7F0F46DF"/>
    <w:rsid w:val="7F144E7E"/>
    <w:rsid w:val="7F1D2F9D"/>
    <w:rsid w:val="7F1E3F4E"/>
    <w:rsid w:val="7F1FAB65"/>
    <w:rsid w:val="7F1FF30C"/>
    <w:rsid w:val="7F1FF65F"/>
    <w:rsid w:val="7F1FFC45"/>
    <w:rsid w:val="7F25BBCF"/>
    <w:rsid w:val="7F260A4B"/>
    <w:rsid w:val="7F265597"/>
    <w:rsid w:val="7F293A0F"/>
    <w:rsid w:val="7F2D1AFD"/>
    <w:rsid w:val="7F3D9D31"/>
    <w:rsid w:val="7F3F857C"/>
    <w:rsid w:val="7F3FD88D"/>
    <w:rsid w:val="7F4E286B"/>
    <w:rsid w:val="7F571901"/>
    <w:rsid w:val="7F577860"/>
    <w:rsid w:val="7F578C19"/>
    <w:rsid w:val="7F57B3C5"/>
    <w:rsid w:val="7F58056F"/>
    <w:rsid w:val="7F58A527"/>
    <w:rsid w:val="7F591A71"/>
    <w:rsid w:val="7F5B485B"/>
    <w:rsid w:val="7F5D977D"/>
    <w:rsid w:val="7F5EC347"/>
    <w:rsid w:val="7F656B75"/>
    <w:rsid w:val="7F66BF5C"/>
    <w:rsid w:val="7F670F38"/>
    <w:rsid w:val="7F67A565"/>
    <w:rsid w:val="7F6D92DA"/>
    <w:rsid w:val="7F6E20FF"/>
    <w:rsid w:val="7F6E930B"/>
    <w:rsid w:val="7F6F2390"/>
    <w:rsid w:val="7F6F4341"/>
    <w:rsid w:val="7F74B143"/>
    <w:rsid w:val="7F7622E0"/>
    <w:rsid w:val="7F769E75"/>
    <w:rsid w:val="7F7727BA"/>
    <w:rsid w:val="7F772F01"/>
    <w:rsid w:val="7F77A2FC"/>
    <w:rsid w:val="7F77AEBC"/>
    <w:rsid w:val="7F77D40E"/>
    <w:rsid w:val="7F77F4D7"/>
    <w:rsid w:val="7F783EBE"/>
    <w:rsid w:val="7F798FD1"/>
    <w:rsid w:val="7F7A41F0"/>
    <w:rsid w:val="7F7A9CF8"/>
    <w:rsid w:val="7F7B18EC"/>
    <w:rsid w:val="7F7B1F27"/>
    <w:rsid w:val="7F7B2176"/>
    <w:rsid w:val="7F7B31FD"/>
    <w:rsid w:val="7F7B3A6C"/>
    <w:rsid w:val="7F7B3DF4"/>
    <w:rsid w:val="7F7B4088"/>
    <w:rsid w:val="7F7B4C5A"/>
    <w:rsid w:val="7F7BBF9E"/>
    <w:rsid w:val="7F7BF7AD"/>
    <w:rsid w:val="7F7C6063"/>
    <w:rsid w:val="7F7CD8F6"/>
    <w:rsid w:val="7F7D9597"/>
    <w:rsid w:val="7F7DAE61"/>
    <w:rsid w:val="7F7E558D"/>
    <w:rsid w:val="7F7EFA84"/>
    <w:rsid w:val="7F7F146F"/>
    <w:rsid w:val="7F7F3F4A"/>
    <w:rsid w:val="7F7F5804"/>
    <w:rsid w:val="7F7F7E6F"/>
    <w:rsid w:val="7F7FA328"/>
    <w:rsid w:val="7F7FB0A5"/>
    <w:rsid w:val="7F7FCC11"/>
    <w:rsid w:val="7F7FCF92"/>
    <w:rsid w:val="7F7FD294"/>
    <w:rsid w:val="7F839015"/>
    <w:rsid w:val="7F853738"/>
    <w:rsid w:val="7F858C20"/>
    <w:rsid w:val="7F87590A"/>
    <w:rsid w:val="7F8D6030"/>
    <w:rsid w:val="7F8FAEA1"/>
    <w:rsid w:val="7F97B82E"/>
    <w:rsid w:val="7F9A4290"/>
    <w:rsid w:val="7F9BA201"/>
    <w:rsid w:val="7F9C8363"/>
    <w:rsid w:val="7F9D1498"/>
    <w:rsid w:val="7F9DC927"/>
    <w:rsid w:val="7F9EDC4C"/>
    <w:rsid w:val="7F9F42D0"/>
    <w:rsid w:val="7F9F508F"/>
    <w:rsid w:val="7FA73F44"/>
    <w:rsid w:val="7FA7BCEF"/>
    <w:rsid w:val="7FAB4900"/>
    <w:rsid w:val="7FAD8871"/>
    <w:rsid w:val="7FAE0EC1"/>
    <w:rsid w:val="7FAF8956"/>
    <w:rsid w:val="7FAFBFB1"/>
    <w:rsid w:val="7FAFFC4E"/>
    <w:rsid w:val="7FB57EAB"/>
    <w:rsid w:val="7FB623D9"/>
    <w:rsid w:val="7FB7A6BF"/>
    <w:rsid w:val="7FB7BC04"/>
    <w:rsid w:val="7FB7EFF2"/>
    <w:rsid w:val="7FB8322A"/>
    <w:rsid w:val="7FB9B166"/>
    <w:rsid w:val="7FB9C114"/>
    <w:rsid w:val="7FBA1320"/>
    <w:rsid w:val="7FBC2D8C"/>
    <w:rsid w:val="7FBD02E0"/>
    <w:rsid w:val="7FBD2C46"/>
    <w:rsid w:val="7FBD31BF"/>
    <w:rsid w:val="7FBD854A"/>
    <w:rsid w:val="7FBE1E89"/>
    <w:rsid w:val="7FBE3AD9"/>
    <w:rsid w:val="7FBEAC55"/>
    <w:rsid w:val="7FBF00F0"/>
    <w:rsid w:val="7FBF0C90"/>
    <w:rsid w:val="7FBF28D2"/>
    <w:rsid w:val="7FBF36D8"/>
    <w:rsid w:val="7FBF6C86"/>
    <w:rsid w:val="7FBF9F27"/>
    <w:rsid w:val="7FBFD65C"/>
    <w:rsid w:val="7FC3C36D"/>
    <w:rsid w:val="7FC543CA"/>
    <w:rsid w:val="7FC78891"/>
    <w:rsid w:val="7FC7EA94"/>
    <w:rsid w:val="7FCF9AAC"/>
    <w:rsid w:val="7FCFC9BF"/>
    <w:rsid w:val="7FD09EA0"/>
    <w:rsid w:val="7FD214C5"/>
    <w:rsid w:val="7FD3D12F"/>
    <w:rsid w:val="7FD500CE"/>
    <w:rsid w:val="7FD5E6F0"/>
    <w:rsid w:val="7FD6471B"/>
    <w:rsid w:val="7FD6521A"/>
    <w:rsid w:val="7FD68DF0"/>
    <w:rsid w:val="7FD9F23A"/>
    <w:rsid w:val="7FDA1991"/>
    <w:rsid w:val="7FDA1D8F"/>
    <w:rsid w:val="7FDB0E2B"/>
    <w:rsid w:val="7FDB69FF"/>
    <w:rsid w:val="7FDBD761"/>
    <w:rsid w:val="7FDBE729"/>
    <w:rsid w:val="7FDC2FF6"/>
    <w:rsid w:val="7FDCBA31"/>
    <w:rsid w:val="7FDD46B1"/>
    <w:rsid w:val="7FDD9BDD"/>
    <w:rsid w:val="7FDE7849"/>
    <w:rsid w:val="7FDF2254"/>
    <w:rsid w:val="7FDF3631"/>
    <w:rsid w:val="7FDF3C66"/>
    <w:rsid w:val="7FDF48B0"/>
    <w:rsid w:val="7FDF5F5E"/>
    <w:rsid w:val="7FDFA3A7"/>
    <w:rsid w:val="7FDFD1F3"/>
    <w:rsid w:val="7FE33820"/>
    <w:rsid w:val="7FE39E30"/>
    <w:rsid w:val="7FE52819"/>
    <w:rsid w:val="7FE58323"/>
    <w:rsid w:val="7FE707E4"/>
    <w:rsid w:val="7FE841DB"/>
    <w:rsid w:val="7FE9455C"/>
    <w:rsid w:val="7FE95BB5"/>
    <w:rsid w:val="7FE99FB4"/>
    <w:rsid w:val="7FEB4F6C"/>
    <w:rsid w:val="7FEDD68C"/>
    <w:rsid w:val="7FEDFA6A"/>
    <w:rsid w:val="7FEE32F5"/>
    <w:rsid w:val="7FEE7D31"/>
    <w:rsid w:val="7FEF0E52"/>
    <w:rsid w:val="7FEF7FD9"/>
    <w:rsid w:val="7FEF80A9"/>
    <w:rsid w:val="7FEF8E9A"/>
    <w:rsid w:val="7FEF980A"/>
    <w:rsid w:val="7FEFB223"/>
    <w:rsid w:val="7FEFDFA3"/>
    <w:rsid w:val="7FEFF0A7"/>
    <w:rsid w:val="7FEFF119"/>
    <w:rsid w:val="7FF12BC4"/>
    <w:rsid w:val="7FF2BC17"/>
    <w:rsid w:val="7FF3F530"/>
    <w:rsid w:val="7FF599F1"/>
    <w:rsid w:val="7FF5D678"/>
    <w:rsid w:val="7FF5FBE0"/>
    <w:rsid w:val="7FF60CC3"/>
    <w:rsid w:val="7FF68559"/>
    <w:rsid w:val="7FF70838"/>
    <w:rsid w:val="7FF72BD6"/>
    <w:rsid w:val="7FF83984"/>
    <w:rsid w:val="7FF879E8"/>
    <w:rsid w:val="7FF88F7D"/>
    <w:rsid w:val="7FF91058"/>
    <w:rsid w:val="7FFA17B8"/>
    <w:rsid w:val="7FFA943C"/>
    <w:rsid w:val="7FFAB65A"/>
    <w:rsid w:val="7FFAE0D2"/>
    <w:rsid w:val="7FFB185D"/>
    <w:rsid w:val="7FFB7959"/>
    <w:rsid w:val="7FFB7D3F"/>
    <w:rsid w:val="7FFBEB7C"/>
    <w:rsid w:val="7FFBF9F1"/>
    <w:rsid w:val="7FFBFE3A"/>
    <w:rsid w:val="7FFBFE46"/>
    <w:rsid w:val="7FFC64F8"/>
    <w:rsid w:val="7FFD0227"/>
    <w:rsid w:val="7FFD18B6"/>
    <w:rsid w:val="7FFD2230"/>
    <w:rsid w:val="7FFD26BC"/>
    <w:rsid w:val="7FFD2CCD"/>
    <w:rsid w:val="7FFD90D7"/>
    <w:rsid w:val="7FFD9699"/>
    <w:rsid w:val="7FFDB942"/>
    <w:rsid w:val="7FFDDC72"/>
    <w:rsid w:val="7FFE6F46"/>
    <w:rsid w:val="7FFEC3DE"/>
    <w:rsid w:val="7FFEC436"/>
    <w:rsid w:val="7FFEC591"/>
    <w:rsid w:val="7FFED5B0"/>
    <w:rsid w:val="7FFEE4D7"/>
    <w:rsid w:val="7FFF0078"/>
    <w:rsid w:val="7FFF03DB"/>
    <w:rsid w:val="7FFF0843"/>
    <w:rsid w:val="7FFF0ECC"/>
    <w:rsid w:val="7FFF121F"/>
    <w:rsid w:val="7FFF2404"/>
    <w:rsid w:val="7FFF265F"/>
    <w:rsid w:val="7FFF2696"/>
    <w:rsid w:val="7FFF27B2"/>
    <w:rsid w:val="7FFF283D"/>
    <w:rsid w:val="7FFF390B"/>
    <w:rsid w:val="7FFF3D9C"/>
    <w:rsid w:val="7FFF41BF"/>
    <w:rsid w:val="7FFF46EB"/>
    <w:rsid w:val="7FFF5F65"/>
    <w:rsid w:val="7FFF6414"/>
    <w:rsid w:val="7FFF6A47"/>
    <w:rsid w:val="7FFF82D2"/>
    <w:rsid w:val="7FFF889E"/>
    <w:rsid w:val="7FFF99EE"/>
    <w:rsid w:val="7FFF9A20"/>
    <w:rsid w:val="7FFF9DFF"/>
    <w:rsid w:val="7FFF9F1E"/>
    <w:rsid w:val="7FFFABCA"/>
    <w:rsid w:val="7FFFAD08"/>
    <w:rsid w:val="7FFFB775"/>
    <w:rsid w:val="7FFFCCA9"/>
    <w:rsid w:val="7FFFCD96"/>
    <w:rsid w:val="7FFFCDA5"/>
    <w:rsid w:val="7FFFCEA7"/>
    <w:rsid w:val="7FFFD80E"/>
    <w:rsid w:val="830FD37F"/>
    <w:rsid w:val="83F7069B"/>
    <w:rsid w:val="84FFF8AD"/>
    <w:rsid w:val="8776C282"/>
    <w:rsid w:val="87BA1ABB"/>
    <w:rsid w:val="87BDF473"/>
    <w:rsid w:val="87EF0460"/>
    <w:rsid w:val="895D11EA"/>
    <w:rsid w:val="89FF2655"/>
    <w:rsid w:val="8A3E8FA8"/>
    <w:rsid w:val="8BDD494A"/>
    <w:rsid w:val="8BE5DAD1"/>
    <w:rsid w:val="8BEFCF39"/>
    <w:rsid w:val="8C377F5B"/>
    <w:rsid w:val="8C7F0AC4"/>
    <w:rsid w:val="8D267578"/>
    <w:rsid w:val="8DFBCDF6"/>
    <w:rsid w:val="8EFEF935"/>
    <w:rsid w:val="8F32A0F3"/>
    <w:rsid w:val="8F3F13DB"/>
    <w:rsid w:val="8F5DAC56"/>
    <w:rsid w:val="8F5EEF23"/>
    <w:rsid w:val="8F5F3882"/>
    <w:rsid w:val="8F9FA758"/>
    <w:rsid w:val="8FA64812"/>
    <w:rsid w:val="8FB7DB41"/>
    <w:rsid w:val="8FBF4971"/>
    <w:rsid w:val="8FFD45B5"/>
    <w:rsid w:val="922FE431"/>
    <w:rsid w:val="936F83E9"/>
    <w:rsid w:val="94FFB962"/>
    <w:rsid w:val="94FFF176"/>
    <w:rsid w:val="957782D9"/>
    <w:rsid w:val="95AABE46"/>
    <w:rsid w:val="95FBB623"/>
    <w:rsid w:val="96CF68F6"/>
    <w:rsid w:val="9733C2EB"/>
    <w:rsid w:val="9737E00A"/>
    <w:rsid w:val="976952FA"/>
    <w:rsid w:val="977E95D7"/>
    <w:rsid w:val="977F51EC"/>
    <w:rsid w:val="97B3819B"/>
    <w:rsid w:val="97B44856"/>
    <w:rsid w:val="97C7E3E1"/>
    <w:rsid w:val="97E63A2D"/>
    <w:rsid w:val="97E6D722"/>
    <w:rsid w:val="97F53BD4"/>
    <w:rsid w:val="97FD1A8B"/>
    <w:rsid w:val="97FE2B29"/>
    <w:rsid w:val="97FE66B7"/>
    <w:rsid w:val="993EC1AD"/>
    <w:rsid w:val="9A7D5211"/>
    <w:rsid w:val="9ADDE3D4"/>
    <w:rsid w:val="9AE6D15E"/>
    <w:rsid w:val="9B7BC233"/>
    <w:rsid w:val="9B7F2F07"/>
    <w:rsid w:val="9B9D89D9"/>
    <w:rsid w:val="9BDFE761"/>
    <w:rsid w:val="9BFF0408"/>
    <w:rsid w:val="9BFF2077"/>
    <w:rsid w:val="9BFF5389"/>
    <w:rsid w:val="9BFF68C6"/>
    <w:rsid w:val="9BFFA1FB"/>
    <w:rsid w:val="9C6E72CB"/>
    <w:rsid w:val="9CBAF6A2"/>
    <w:rsid w:val="9CEEF6F0"/>
    <w:rsid w:val="9CF3F5BF"/>
    <w:rsid w:val="9CFC433C"/>
    <w:rsid w:val="9D5BF411"/>
    <w:rsid w:val="9D72FA18"/>
    <w:rsid w:val="9DE64160"/>
    <w:rsid w:val="9DEB813A"/>
    <w:rsid w:val="9DFB7C9B"/>
    <w:rsid w:val="9DFBD445"/>
    <w:rsid w:val="9DFF90CE"/>
    <w:rsid w:val="9DFFA720"/>
    <w:rsid w:val="9E4EC2A2"/>
    <w:rsid w:val="9E5F6C8E"/>
    <w:rsid w:val="9E5FDF46"/>
    <w:rsid w:val="9E7EA022"/>
    <w:rsid w:val="9ED6EF47"/>
    <w:rsid w:val="9EE712FA"/>
    <w:rsid w:val="9EF77502"/>
    <w:rsid w:val="9EFA5AC3"/>
    <w:rsid w:val="9EFB32B0"/>
    <w:rsid w:val="9F5F3F38"/>
    <w:rsid w:val="9F7DD415"/>
    <w:rsid w:val="9F7EB09A"/>
    <w:rsid w:val="9F8BC7AC"/>
    <w:rsid w:val="9F95514D"/>
    <w:rsid w:val="9F9A1CA0"/>
    <w:rsid w:val="9F9DC721"/>
    <w:rsid w:val="9FAF1DC1"/>
    <w:rsid w:val="9FB54F91"/>
    <w:rsid w:val="9FBA0D4B"/>
    <w:rsid w:val="9FBFB249"/>
    <w:rsid w:val="9FBFC675"/>
    <w:rsid w:val="9FD39489"/>
    <w:rsid w:val="9FDBA540"/>
    <w:rsid w:val="9FDDC930"/>
    <w:rsid w:val="9FDFD25B"/>
    <w:rsid w:val="9FE70008"/>
    <w:rsid w:val="9FEBE41B"/>
    <w:rsid w:val="9FEED34A"/>
    <w:rsid w:val="9FF2411D"/>
    <w:rsid w:val="9FFA17DE"/>
    <w:rsid w:val="9FFCADD8"/>
    <w:rsid w:val="9FFFB415"/>
    <w:rsid w:val="A1FFA935"/>
    <w:rsid w:val="A3FB7E28"/>
    <w:rsid w:val="A3FECAED"/>
    <w:rsid w:val="A3FFE3C1"/>
    <w:rsid w:val="A4FE58A2"/>
    <w:rsid w:val="A4FF1C1F"/>
    <w:rsid w:val="A5DF6BDF"/>
    <w:rsid w:val="A5EF0007"/>
    <w:rsid w:val="A77D0BEA"/>
    <w:rsid w:val="A7B31FBA"/>
    <w:rsid w:val="A7D36FE6"/>
    <w:rsid w:val="A7D9196E"/>
    <w:rsid w:val="A7EC846E"/>
    <w:rsid w:val="A7ED4A52"/>
    <w:rsid w:val="A7FEA380"/>
    <w:rsid w:val="A8ECC2FF"/>
    <w:rsid w:val="A9BED85E"/>
    <w:rsid w:val="A9FA1459"/>
    <w:rsid w:val="A9FEEBD4"/>
    <w:rsid w:val="AA732F98"/>
    <w:rsid w:val="AAB7C9C9"/>
    <w:rsid w:val="AAF6FC76"/>
    <w:rsid w:val="AB7744EA"/>
    <w:rsid w:val="AB7758D9"/>
    <w:rsid w:val="ABBD9B4A"/>
    <w:rsid w:val="ABF99874"/>
    <w:rsid w:val="ABFCFEED"/>
    <w:rsid w:val="AC5408C5"/>
    <w:rsid w:val="ACBB29D0"/>
    <w:rsid w:val="ACCE9E4F"/>
    <w:rsid w:val="ACE30B86"/>
    <w:rsid w:val="ACEA6200"/>
    <w:rsid w:val="AD5D930C"/>
    <w:rsid w:val="AD73F0A5"/>
    <w:rsid w:val="ADDAE4AD"/>
    <w:rsid w:val="ADEF4A63"/>
    <w:rsid w:val="ADEFB369"/>
    <w:rsid w:val="ADF46928"/>
    <w:rsid w:val="ADF62683"/>
    <w:rsid w:val="ADFD62F9"/>
    <w:rsid w:val="AE7668E9"/>
    <w:rsid w:val="AE7E00AC"/>
    <w:rsid w:val="AE8FA0E7"/>
    <w:rsid w:val="AEAD05C9"/>
    <w:rsid w:val="AEB7B77A"/>
    <w:rsid w:val="AEB9330C"/>
    <w:rsid w:val="AEC8EBFE"/>
    <w:rsid w:val="AED675A6"/>
    <w:rsid w:val="AEF75A6C"/>
    <w:rsid w:val="AEF7B02D"/>
    <w:rsid w:val="AEFF1130"/>
    <w:rsid w:val="AEFFE96E"/>
    <w:rsid w:val="AF048B02"/>
    <w:rsid w:val="AF3AD751"/>
    <w:rsid w:val="AF5B6F6D"/>
    <w:rsid w:val="AF6BBA31"/>
    <w:rsid w:val="AF774368"/>
    <w:rsid w:val="AF9F5CD7"/>
    <w:rsid w:val="AFAC61A1"/>
    <w:rsid w:val="AFB68A3A"/>
    <w:rsid w:val="AFB705DA"/>
    <w:rsid w:val="AFBE7170"/>
    <w:rsid w:val="AFBF162B"/>
    <w:rsid w:val="AFC3D139"/>
    <w:rsid w:val="AFD738C0"/>
    <w:rsid w:val="AFDE31F1"/>
    <w:rsid w:val="AFEF662F"/>
    <w:rsid w:val="AFF5B416"/>
    <w:rsid w:val="AFF7A2B6"/>
    <w:rsid w:val="AFF7AB8E"/>
    <w:rsid w:val="AFFB4DC0"/>
    <w:rsid w:val="AFFB7171"/>
    <w:rsid w:val="AFFBC5DE"/>
    <w:rsid w:val="AFFBECE7"/>
    <w:rsid w:val="AFFC0AE0"/>
    <w:rsid w:val="AFFCB5D5"/>
    <w:rsid w:val="AFFD6350"/>
    <w:rsid w:val="AFFDCBC8"/>
    <w:rsid w:val="AFFE4A68"/>
    <w:rsid w:val="AFFE54D5"/>
    <w:rsid w:val="AFFF1762"/>
    <w:rsid w:val="AFFFE6DB"/>
    <w:rsid w:val="B16DD155"/>
    <w:rsid w:val="B1E92A19"/>
    <w:rsid w:val="B3299028"/>
    <w:rsid w:val="B33D628E"/>
    <w:rsid w:val="B37FE58F"/>
    <w:rsid w:val="B3BCB8A9"/>
    <w:rsid w:val="B3DBA00D"/>
    <w:rsid w:val="B3F629F6"/>
    <w:rsid w:val="B3FBA311"/>
    <w:rsid w:val="B3FFCBF8"/>
    <w:rsid w:val="B477D986"/>
    <w:rsid w:val="B4FFBC68"/>
    <w:rsid w:val="B56F2E30"/>
    <w:rsid w:val="B57DBBDF"/>
    <w:rsid w:val="B59741FF"/>
    <w:rsid w:val="B5AFB4CA"/>
    <w:rsid w:val="B5DF2451"/>
    <w:rsid w:val="B5EEDACD"/>
    <w:rsid w:val="B5F66BC8"/>
    <w:rsid w:val="B5FD8186"/>
    <w:rsid w:val="B5FEDCE8"/>
    <w:rsid w:val="B653EEAC"/>
    <w:rsid w:val="B66D5536"/>
    <w:rsid w:val="B6CA3011"/>
    <w:rsid w:val="B6FA70A7"/>
    <w:rsid w:val="B6FC04DB"/>
    <w:rsid w:val="B6FF93DA"/>
    <w:rsid w:val="B6FFB409"/>
    <w:rsid w:val="B71FC5D6"/>
    <w:rsid w:val="B739612D"/>
    <w:rsid w:val="B73E28A4"/>
    <w:rsid w:val="B73F3A24"/>
    <w:rsid w:val="B75B9A9A"/>
    <w:rsid w:val="B7641EE4"/>
    <w:rsid w:val="B776ACDC"/>
    <w:rsid w:val="B77BF230"/>
    <w:rsid w:val="B7807F20"/>
    <w:rsid w:val="B7B78F18"/>
    <w:rsid w:val="B7BCD988"/>
    <w:rsid w:val="B7D3A85F"/>
    <w:rsid w:val="B7DFE6F0"/>
    <w:rsid w:val="B7DFFE5E"/>
    <w:rsid w:val="B7ED81DA"/>
    <w:rsid w:val="B7EEDA51"/>
    <w:rsid w:val="B7EF133E"/>
    <w:rsid w:val="B7F974E7"/>
    <w:rsid w:val="B7FB8381"/>
    <w:rsid w:val="B7FD48E9"/>
    <w:rsid w:val="B7FF96E5"/>
    <w:rsid w:val="B89F6246"/>
    <w:rsid w:val="B8B7494B"/>
    <w:rsid w:val="B8D72C59"/>
    <w:rsid w:val="B8DDCF5F"/>
    <w:rsid w:val="B8DFB8C6"/>
    <w:rsid w:val="B8ED4281"/>
    <w:rsid w:val="B8F751A0"/>
    <w:rsid w:val="B8F77FA6"/>
    <w:rsid w:val="B97E903C"/>
    <w:rsid w:val="B97F65B1"/>
    <w:rsid w:val="B9BBCCCD"/>
    <w:rsid w:val="B9CFBCE3"/>
    <w:rsid w:val="B9FB3256"/>
    <w:rsid w:val="BA0D5B0F"/>
    <w:rsid w:val="BA77FACD"/>
    <w:rsid w:val="BA9D3915"/>
    <w:rsid w:val="BADF5BF5"/>
    <w:rsid w:val="BAFFCF10"/>
    <w:rsid w:val="BB6F90D8"/>
    <w:rsid w:val="BB72AD17"/>
    <w:rsid w:val="BB73CDA0"/>
    <w:rsid w:val="BB7B2427"/>
    <w:rsid w:val="BB7CB819"/>
    <w:rsid w:val="BB7F89A9"/>
    <w:rsid w:val="BB9DF67A"/>
    <w:rsid w:val="BBAD6272"/>
    <w:rsid w:val="BBAF6A49"/>
    <w:rsid w:val="BBB6620C"/>
    <w:rsid w:val="BBBE816F"/>
    <w:rsid w:val="BBBF686D"/>
    <w:rsid w:val="BBBFCCD6"/>
    <w:rsid w:val="BBCEB775"/>
    <w:rsid w:val="BBD471C9"/>
    <w:rsid w:val="BBD7F95F"/>
    <w:rsid w:val="BBE70FE5"/>
    <w:rsid w:val="BBE9AC06"/>
    <w:rsid w:val="BBEB43E1"/>
    <w:rsid w:val="BBF72367"/>
    <w:rsid w:val="BBFC830A"/>
    <w:rsid w:val="BBFF0E6D"/>
    <w:rsid w:val="BBFF34D1"/>
    <w:rsid w:val="BBFF7F90"/>
    <w:rsid w:val="BBFFC338"/>
    <w:rsid w:val="BBFFD4AC"/>
    <w:rsid w:val="BBFFE6B1"/>
    <w:rsid w:val="BBFFF16B"/>
    <w:rsid w:val="BCF607D2"/>
    <w:rsid w:val="BCF6F6F6"/>
    <w:rsid w:val="BCFB8006"/>
    <w:rsid w:val="BCFF088B"/>
    <w:rsid w:val="BCFF607F"/>
    <w:rsid w:val="BD11A5EB"/>
    <w:rsid w:val="BD2F314A"/>
    <w:rsid w:val="BD4E2EB9"/>
    <w:rsid w:val="BD5DFFD8"/>
    <w:rsid w:val="BD7187BE"/>
    <w:rsid w:val="BD775E56"/>
    <w:rsid w:val="BD78A95C"/>
    <w:rsid w:val="BD7D4E27"/>
    <w:rsid w:val="BD7FA339"/>
    <w:rsid w:val="BD8F5A02"/>
    <w:rsid w:val="BD994F6F"/>
    <w:rsid w:val="BD9F1887"/>
    <w:rsid w:val="BD9FB4C7"/>
    <w:rsid w:val="BDBC9042"/>
    <w:rsid w:val="BDBF7E46"/>
    <w:rsid w:val="BDD1C147"/>
    <w:rsid w:val="BDDFB1F3"/>
    <w:rsid w:val="BDDFB578"/>
    <w:rsid w:val="BDEAFC99"/>
    <w:rsid w:val="BDEF4AB2"/>
    <w:rsid w:val="BDEFE685"/>
    <w:rsid w:val="BDFB0CED"/>
    <w:rsid w:val="BDFBDD4A"/>
    <w:rsid w:val="BDFCA747"/>
    <w:rsid w:val="BDFE144B"/>
    <w:rsid w:val="BE1B70E0"/>
    <w:rsid w:val="BE3747DD"/>
    <w:rsid w:val="BE4F062C"/>
    <w:rsid w:val="BE5B6AA4"/>
    <w:rsid w:val="BE5F7AD8"/>
    <w:rsid w:val="BE7B3705"/>
    <w:rsid w:val="BE7E6A97"/>
    <w:rsid w:val="BE839023"/>
    <w:rsid w:val="BE8F6E9F"/>
    <w:rsid w:val="BEA8C717"/>
    <w:rsid w:val="BEB7D506"/>
    <w:rsid w:val="BEB968FD"/>
    <w:rsid w:val="BEBAA217"/>
    <w:rsid w:val="BEBF19A4"/>
    <w:rsid w:val="BEBF6E6E"/>
    <w:rsid w:val="BEDF735C"/>
    <w:rsid w:val="BEDF7EF7"/>
    <w:rsid w:val="BEEF3C42"/>
    <w:rsid w:val="BEEF69DD"/>
    <w:rsid w:val="BEFA924F"/>
    <w:rsid w:val="BEFB3DBA"/>
    <w:rsid w:val="BEFCA991"/>
    <w:rsid w:val="BEFF48F0"/>
    <w:rsid w:val="BEFF8132"/>
    <w:rsid w:val="BF19574B"/>
    <w:rsid w:val="BF37D36A"/>
    <w:rsid w:val="BF3A3A0C"/>
    <w:rsid w:val="BF3C96B1"/>
    <w:rsid w:val="BF3F0F14"/>
    <w:rsid w:val="BF530E6D"/>
    <w:rsid w:val="BF5CF192"/>
    <w:rsid w:val="BF6F844E"/>
    <w:rsid w:val="BF741990"/>
    <w:rsid w:val="BF763740"/>
    <w:rsid w:val="BF776D77"/>
    <w:rsid w:val="BF779103"/>
    <w:rsid w:val="BF7AF321"/>
    <w:rsid w:val="BF7EBB6E"/>
    <w:rsid w:val="BF7FC791"/>
    <w:rsid w:val="BF8DAE77"/>
    <w:rsid w:val="BF9A9BB5"/>
    <w:rsid w:val="BF9F95E5"/>
    <w:rsid w:val="BFA7FFB5"/>
    <w:rsid w:val="BFA832E3"/>
    <w:rsid w:val="BFB27578"/>
    <w:rsid w:val="BFB2BED3"/>
    <w:rsid w:val="BFB334EA"/>
    <w:rsid w:val="BFB3E777"/>
    <w:rsid w:val="BFB56756"/>
    <w:rsid w:val="BFB72E1B"/>
    <w:rsid w:val="BFB99C83"/>
    <w:rsid w:val="BFBB6384"/>
    <w:rsid w:val="BFBCE040"/>
    <w:rsid w:val="BFBDE47C"/>
    <w:rsid w:val="BFBF78A7"/>
    <w:rsid w:val="BFCBC571"/>
    <w:rsid w:val="BFCE44F8"/>
    <w:rsid w:val="BFD7D63E"/>
    <w:rsid w:val="BFDB50E2"/>
    <w:rsid w:val="BFDD78C6"/>
    <w:rsid w:val="BFDE3D00"/>
    <w:rsid w:val="BFDF31FB"/>
    <w:rsid w:val="BFDF78F9"/>
    <w:rsid w:val="BFDF8A89"/>
    <w:rsid w:val="BFDFCEA2"/>
    <w:rsid w:val="BFE25251"/>
    <w:rsid w:val="BFE7A590"/>
    <w:rsid w:val="BFE810CB"/>
    <w:rsid w:val="BFE94CAA"/>
    <w:rsid w:val="BFEBE6B4"/>
    <w:rsid w:val="BFECC5A9"/>
    <w:rsid w:val="BFED0074"/>
    <w:rsid w:val="BFEE4F22"/>
    <w:rsid w:val="BFEED1D1"/>
    <w:rsid w:val="BFEF8C64"/>
    <w:rsid w:val="BFF1CFB4"/>
    <w:rsid w:val="BFF3F5F4"/>
    <w:rsid w:val="BFF519C2"/>
    <w:rsid w:val="BFF69610"/>
    <w:rsid w:val="BFF71997"/>
    <w:rsid w:val="BFF79BE9"/>
    <w:rsid w:val="BFF96B15"/>
    <w:rsid w:val="BFF9ED4C"/>
    <w:rsid w:val="BFFA8922"/>
    <w:rsid w:val="BFFB934B"/>
    <w:rsid w:val="BFFD533F"/>
    <w:rsid w:val="BFFDFED3"/>
    <w:rsid w:val="BFFE140D"/>
    <w:rsid w:val="BFFE7A5D"/>
    <w:rsid w:val="BFFF03FB"/>
    <w:rsid w:val="BFFF09DB"/>
    <w:rsid w:val="BFFF0FEB"/>
    <w:rsid w:val="BFFF1073"/>
    <w:rsid w:val="BFFF3481"/>
    <w:rsid w:val="BFFF6F2C"/>
    <w:rsid w:val="C15FC293"/>
    <w:rsid w:val="C1736A46"/>
    <w:rsid w:val="C1FBD8C4"/>
    <w:rsid w:val="C25F9AF2"/>
    <w:rsid w:val="C2EED512"/>
    <w:rsid w:val="C3ED1BFB"/>
    <w:rsid w:val="C3ED2F74"/>
    <w:rsid w:val="C3F75AF9"/>
    <w:rsid w:val="C3FD4F58"/>
    <w:rsid w:val="C47EEFF6"/>
    <w:rsid w:val="C47F15F0"/>
    <w:rsid w:val="C4F14C3E"/>
    <w:rsid w:val="C53F40C7"/>
    <w:rsid w:val="C5F5CBAA"/>
    <w:rsid w:val="C6BF4C47"/>
    <w:rsid w:val="C6FBAC35"/>
    <w:rsid w:val="C6FFBA6E"/>
    <w:rsid w:val="C6FFD8BC"/>
    <w:rsid w:val="C71D6902"/>
    <w:rsid w:val="C77EB2DA"/>
    <w:rsid w:val="C7AE3EDF"/>
    <w:rsid w:val="C7D63BA6"/>
    <w:rsid w:val="C7D7AEC5"/>
    <w:rsid w:val="C7DF2B4E"/>
    <w:rsid w:val="C7DF98CF"/>
    <w:rsid w:val="C7EF6515"/>
    <w:rsid w:val="C7FC5B59"/>
    <w:rsid w:val="C7FFD105"/>
    <w:rsid w:val="C8D6C810"/>
    <w:rsid w:val="C9FFF9E3"/>
    <w:rsid w:val="CA76DCEC"/>
    <w:rsid w:val="CAEF6AC8"/>
    <w:rsid w:val="CAF4103F"/>
    <w:rsid w:val="CBBFEE64"/>
    <w:rsid w:val="CBC74D12"/>
    <w:rsid w:val="CBDBD959"/>
    <w:rsid w:val="CBFBA673"/>
    <w:rsid w:val="CBFF5EF0"/>
    <w:rsid w:val="CBFFFDCC"/>
    <w:rsid w:val="CC268F49"/>
    <w:rsid w:val="CCABA27A"/>
    <w:rsid w:val="CCF71C89"/>
    <w:rsid w:val="CD778E6E"/>
    <w:rsid w:val="CDF5F4EF"/>
    <w:rsid w:val="CDFAD303"/>
    <w:rsid w:val="CE5307C1"/>
    <w:rsid w:val="CE6FBB8F"/>
    <w:rsid w:val="CEAB079A"/>
    <w:rsid w:val="CECF33B4"/>
    <w:rsid w:val="CEF8AF86"/>
    <w:rsid w:val="CEFAD3A3"/>
    <w:rsid w:val="CEFCAA78"/>
    <w:rsid w:val="CF3F20F5"/>
    <w:rsid w:val="CF4F0DC1"/>
    <w:rsid w:val="CF6F37ED"/>
    <w:rsid w:val="CF750C63"/>
    <w:rsid w:val="CF7BDA24"/>
    <w:rsid w:val="CF7FA6A7"/>
    <w:rsid w:val="CFB981F0"/>
    <w:rsid w:val="CFBD4F5E"/>
    <w:rsid w:val="CFBFB546"/>
    <w:rsid w:val="CFDDB2B5"/>
    <w:rsid w:val="CFDF1AD2"/>
    <w:rsid w:val="CFEAC10E"/>
    <w:rsid w:val="CFED1E66"/>
    <w:rsid w:val="CFF2C876"/>
    <w:rsid w:val="CFF71D31"/>
    <w:rsid w:val="CFFDE410"/>
    <w:rsid w:val="CFFF4B75"/>
    <w:rsid w:val="CFFF8A18"/>
    <w:rsid w:val="CFFFB034"/>
    <w:rsid w:val="CFFFC2E8"/>
    <w:rsid w:val="CFFFCD6A"/>
    <w:rsid w:val="D177212A"/>
    <w:rsid w:val="D2D688A1"/>
    <w:rsid w:val="D2EF7B6A"/>
    <w:rsid w:val="D2F3B9D5"/>
    <w:rsid w:val="D2FF2011"/>
    <w:rsid w:val="D3670F17"/>
    <w:rsid w:val="D3DFB3FC"/>
    <w:rsid w:val="D3EA313B"/>
    <w:rsid w:val="D3F23080"/>
    <w:rsid w:val="D43BB920"/>
    <w:rsid w:val="D4973F35"/>
    <w:rsid w:val="D49B3687"/>
    <w:rsid w:val="D51FBCB9"/>
    <w:rsid w:val="D56C20AA"/>
    <w:rsid w:val="D57B2CC2"/>
    <w:rsid w:val="D57FB516"/>
    <w:rsid w:val="D5C31002"/>
    <w:rsid w:val="D5EDC8AF"/>
    <w:rsid w:val="D5EDE9A2"/>
    <w:rsid w:val="D5F79551"/>
    <w:rsid w:val="D5FE508E"/>
    <w:rsid w:val="D5FF2684"/>
    <w:rsid w:val="D5FF8D04"/>
    <w:rsid w:val="D69F7714"/>
    <w:rsid w:val="D6CECE6D"/>
    <w:rsid w:val="D6EF1187"/>
    <w:rsid w:val="D6EF23C5"/>
    <w:rsid w:val="D6F3C072"/>
    <w:rsid w:val="D6F70FF1"/>
    <w:rsid w:val="D6FD152E"/>
    <w:rsid w:val="D7362ED2"/>
    <w:rsid w:val="D73D852B"/>
    <w:rsid w:val="D73E3D1C"/>
    <w:rsid w:val="D755E9F4"/>
    <w:rsid w:val="D76E0857"/>
    <w:rsid w:val="D77EAF9D"/>
    <w:rsid w:val="D79E10AD"/>
    <w:rsid w:val="D7B605D3"/>
    <w:rsid w:val="D7B7F13B"/>
    <w:rsid w:val="D7B9B9B3"/>
    <w:rsid w:val="D7BEEBD8"/>
    <w:rsid w:val="D7BFCFCE"/>
    <w:rsid w:val="D7CE9F68"/>
    <w:rsid w:val="D7DF028E"/>
    <w:rsid w:val="D7DF4EE7"/>
    <w:rsid w:val="D7ECC0C2"/>
    <w:rsid w:val="D7F5C62F"/>
    <w:rsid w:val="D7F6DCCF"/>
    <w:rsid w:val="D7FB2421"/>
    <w:rsid w:val="D7FBB38C"/>
    <w:rsid w:val="D7FF3BDA"/>
    <w:rsid w:val="D7FF3D29"/>
    <w:rsid w:val="D7FF4071"/>
    <w:rsid w:val="D7FFB4BB"/>
    <w:rsid w:val="D843C901"/>
    <w:rsid w:val="D84B630A"/>
    <w:rsid w:val="D89EAE6E"/>
    <w:rsid w:val="D8EF4CF2"/>
    <w:rsid w:val="D954E72A"/>
    <w:rsid w:val="D9BC32AB"/>
    <w:rsid w:val="D9DF619A"/>
    <w:rsid w:val="D9F88F3F"/>
    <w:rsid w:val="D9F936E2"/>
    <w:rsid w:val="D9FB5EF9"/>
    <w:rsid w:val="D9FFAB54"/>
    <w:rsid w:val="DA4FE4AB"/>
    <w:rsid w:val="DA5E2FC3"/>
    <w:rsid w:val="DA6D2D7C"/>
    <w:rsid w:val="DADDBCE8"/>
    <w:rsid w:val="DAE79AF9"/>
    <w:rsid w:val="DAEEC766"/>
    <w:rsid w:val="DAEF27AE"/>
    <w:rsid w:val="DAFB2C3B"/>
    <w:rsid w:val="DAFD75F8"/>
    <w:rsid w:val="DAFF82F4"/>
    <w:rsid w:val="DAFFEA9D"/>
    <w:rsid w:val="DB1A8294"/>
    <w:rsid w:val="DB1D32BE"/>
    <w:rsid w:val="DB2F8742"/>
    <w:rsid w:val="DB3B04A3"/>
    <w:rsid w:val="DB5ABA10"/>
    <w:rsid w:val="DB7BAB31"/>
    <w:rsid w:val="DB7EC3BE"/>
    <w:rsid w:val="DB7F0032"/>
    <w:rsid w:val="DB9EAD1C"/>
    <w:rsid w:val="DBB7B0AB"/>
    <w:rsid w:val="DBBE35EB"/>
    <w:rsid w:val="DBCE0FC7"/>
    <w:rsid w:val="DBD306B0"/>
    <w:rsid w:val="DBDD2882"/>
    <w:rsid w:val="DBEB664E"/>
    <w:rsid w:val="DBEBA19E"/>
    <w:rsid w:val="DBF1327B"/>
    <w:rsid w:val="DBF3A044"/>
    <w:rsid w:val="DBF70655"/>
    <w:rsid w:val="DBF95ABC"/>
    <w:rsid w:val="DBFA637F"/>
    <w:rsid w:val="DBFD28FC"/>
    <w:rsid w:val="DBFE83B3"/>
    <w:rsid w:val="DBFEF8D6"/>
    <w:rsid w:val="DBFF2F49"/>
    <w:rsid w:val="DBFFA405"/>
    <w:rsid w:val="DBFFAD3C"/>
    <w:rsid w:val="DBFFD357"/>
    <w:rsid w:val="DC5D643C"/>
    <w:rsid w:val="DC76FDA7"/>
    <w:rsid w:val="DCBF154A"/>
    <w:rsid w:val="DCBF96AB"/>
    <w:rsid w:val="DCDD425A"/>
    <w:rsid w:val="DCE3A208"/>
    <w:rsid w:val="DCEF0B81"/>
    <w:rsid w:val="DCEF6254"/>
    <w:rsid w:val="DCF00EF4"/>
    <w:rsid w:val="DCFF725B"/>
    <w:rsid w:val="DD378094"/>
    <w:rsid w:val="DD3BB8C9"/>
    <w:rsid w:val="DD3DF02D"/>
    <w:rsid w:val="DD5D6D2A"/>
    <w:rsid w:val="DD7710EA"/>
    <w:rsid w:val="DD774423"/>
    <w:rsid w:val="DD7FD552"/>
    <w:rsid w:val="DD8F5C75"/>
    <w:rsid w:val="DD97076B"/>
    <w:rsid w:val="DDAFBEAA"/>
    <w:rsid w:val="DDB76B09"/>
    <w:rsid w:val="DDBCAC04"/>
    <w:rsid w:val="DDC7A149"/>
    <w:rsid w:val="DDDD45A4"/>
    <w:rsid w:val="DDDEF7BD"/>
    <w:rsid w:val="DDF4B9BB"/>
    <w:rsid w:val="DDF9D02C"/>
    <w:rsid w:val="DDFB45C2"/>
    <w:rsid w:val="DDFC0F2B"/>
    <w:rsid w:val="DDFCDEF4"/>
    <w:rsid w:val="DDFE03AF"/>
    <w:rsid w:val="DDFE75BF"/>
    <w:rsid w:val="DDFEB702"/>
    <w:rsid w:val="DDFF1AE2"/>
    <w:rsid w:val="DDFF6490"/>
    <w:rsid w:val="DDFFC02D"/>
    <w:rsid w:val="DE2F3ED2"/>
    <w:rsid w:val="DE3F31C7"/>
    <w:rsid w:val="DE57B34D"/>
    <w:rsid w:val="DE709AED"/>
    <w:rsid w:val="DE7DEC33"/>
    <w:rsid w:val="DE7FB1E2"/>
    <w:rsid w:val="DE8E920A"/>
    <w:rsid w:val="DEA7D645"/>
    <w:rsid w:val="DEB63AE5"/>
    <w:rsid w:val="DEB9CE83"/>
    <w:rsid w:val="DEBBC87B"/>
    <w:rsid w:val="DEBDA107"/>
    <w:rsid w:val="DECBAE00"/>
    <w:rsid w:val="DECEC2E2"/>
    <w:rsid w:val="DED61CAC"/>
    <w:rsid w:val="DEED9B2B"/>
    <w:rsid w:val="DEEF3A9E"/>
    <w:rsid w:val="DEEF7300"/>
    <w:rsid w:val="DEEFFA20"/>
    <w:rsid w:val="DEF916FA"/>
    <w:rsid w:val="DEFFE204"/>
    <w:rsid w:val="DF1F086D"/>
    <w:rsid w:val="DF379C79"/>
    <w:rsid w:val="DF37FECC"/>
    <w:rsid w:val="DF3D3786"/>
    <w:rsid w:val="DF3ED259"/>
    <w:rsid w:val="DF3FAD9F"/>
    <w:rsid w:val="DF537DBF"/>
    <w:rsid w:val="DF53A5BB"/>
    <w:rsid w:val="DF53C2CC"/>
    <w:rsid w:val="DF5CB1F3"/>
    <w:rsid w:val="DF6BD357"/>
    <w:rsid w:val="DF6E592A"/>
    <w:rsid w:val="DF6F5FE5"/>
    <w:rsid w:val="DF726894"/>
    <w:rsid w:val="DF77DAFF"/>
    <w:rsid w:val="DF77FDB1"/>
    <w:rsid w:val="DF7BB592"/>
    <w:rsid w:val="DF7E432F"/>
    <w:rsid w:val="DF7E5AE0"/>
    <w:rsid w:val="DF7E8ACA"/>
    <w:rsid w:val="DF7ED1B3"/>
    <w:rsid w:val="DF7F1C72"/>
    <w:rsid w:val="DF7F48C7"/>
    <w:rsid w:val="DF7FBDBF"/>
    <w:rsid w:val="DF7FD545"/>
    <w:rsid w:val="DF8D1BDD"/>
    <w:rsid w:val="DF8E1F5C"/>
    <w:rsid w:val="DF976208"/>
    <w:rsid w:val="DF9CBB19"/>
    <w:rsid w:val="DF9CBD58"/>
    <w:rsid w:val="DF9F1BCC"/>
    <w:rsid w:val="DF9F3CD6"/>
    <w:rsid w:val="DF9F99A4"/>
    <w:rsid w:val="DFA326AE"/>
    <w:rsid w:val="DFA5C12C"/>
    <w:rsid w:val="DFAED950"/>
    <w:rsid w:val="DFAF0F4F"/>
    <w:rsid w:val="DFB5555F"/>
    <w:rsid w:val="DFB7F15F"/>
    <w:rsid w:val="DFBD2A63"/>
    <w:rsid w:val="DFBE446E"/>
    <w:rsid w:val="DFBEA277"/>
    <w:rsid w:val="DFBF48DA"/>
    <w:rsid w:val="DFBF791C"/>
    <w:rsid w:val="DFBFC831"/>
    <w:rsid w:val="DFC89A2F"/>
    <w:rsid w:val="DFCB403B"/>
    <w:rsid w:val="DFCC4F3C"/>
    <w:rsid w:val="DFCC520C"/>
    <w:rsid w:val="DFCF1651"/>
    <w:rsid w:val="DFCF46AB"/>
    <w:rsid w:val="DFD443AB"/>
    <w:rsid w:val="DFDCB883"/>
    <w:rsid w:val="DFDCCE50"/>
    <w:rsid w:val="DFDE3240"/>
    <w:rsid w:val="DFDF029B"/>
    <w:rsid w:val="DFDFB2EA"/>
    <w:rsid w:val="DFEB4184"/>
    <w:rsid w:val="DFEB636A"/>
    <w:rsid w:val="DFEBEEA6"/>
    <w:rsid w:val="DFEE117E"/>
    <w:rsid w:val="DFEE73D7"/>
    <w:rsid w:val="DFEE8DBD"/>
    <w:rsid w:val="DFEF89B7"/>
    <w:rsid w:val="DFF17C3F"/>
    <w:rsid w:val="DFF5033C"/>
    <w:rsid w:val="DFF62C92"/>
    <w:rsid w:val="DFF6F31F"/>
    <w:rsid w:val="DFF73B4A"/>
    <w:rsid w:val="DFF793EB"/>
    <w:rsid w:val="DFF9D87A"/>
    <w:rsid w:val="DFF9E262"/>
    <w:rsid w:val="DFFAA977"/>
    <w:rsid w:val="DFFBCB71"/>
    <w:rsid w:val="DFFC379B"/>
    <w:rsid w:val="DFFCC044"/>
    <w:rsid w:val="DFFD3864"/>
    <w:rsid w:val="DFFD5734"/>
    <w:rsid w:val="DFFE3D68"/>
    <w:rsid w:val="DFFF1886"/>
    <w:rsid w:val="DFFF1D13"/>
    <w:rsid w:val="DFFF3E0D"/>
    <w:rsid w:val="DFFFB4E2"/>
    <w:rsid w:val="DFFFC06B"/>
    <w:rsid w:val="DFFFD304"/>
    <w:rsid w:val="DFFFDBF7"/>
    <w:rsid w:val="E17E5467"/>
    <w:rsid w:val="E26FFA52"/>
    <w:rsid w:val="E2DFFBE1"/>
    <w:rsid w:val="E2FD96DE"/>
    <w:rsid w:val="E36BBCB7"/>
    <w:rsid w:val="E37B1DD9"/>
    <w:rsid w:val="E3DFDB9E"/>
    <w:rsid w:val="E3E90E61"/>
    <w:rsid w:val="E3EEC664"/>
    <w:rsid w:val="E3FD387B"/>
    <w:rsid w:val="E3FFEA81"/>
    <w:rsid w:val="E4DF7E9C"/>
    <w:rsid w:val="E55FA8CD"/>
    <w:rsid w:val="E563DB0F"/>
    <w:rsid w:val="E5D5A102"/>
    <w:rsid w:val="E5DFD934"/>
    <w:rsid w:val="E5FA0EE6"/>
    <w:rsid w:val="E5FDD4C3"/>
    <w:rsid w:val="E63CB803"/>
    <w:rsid w:val="E67FC3FD"/>
    <w:rsid w:val="E693CE22"/>
    <w:rsid w:val="E6B7C3CD"/>
    <w:rsid w:val="E6B95643"/>
    <w:rsid w:val="E6BDFF42"/>
    <w:rsid w:val="E6DDE35D"/>
    <w:rsid w:val="E6DE7B93"/>
    <w:rsid w:val="E6F70A6E"/>
    <w:rsid w:val="E7372878"/>
    <w:rsid w:val="E7526E01"/>
    <w:rsid w:val="E76FCF6C"/>
    <w:rsid w:val="E77FB4D0"/>
    <w:rsid w:val="E7974B6E"/>
    <w:rsid w:val="E7AF27ED"/>
    <w:rsid w:val="E7B5B311"/>
    <w:rsid w:val="E7B6814C"/>
    <w:rsid w:val="E7BF48C3"/>
    <w:rsid w:val="E7C1CE08"/>
    <w:rsid w:val="E7C71D28"/>
    <w:rsid w:val="E7C7CFA2"/>
    <w:rsid w:val="E7CF1E97"/>
    <w:rsid w:val="E7D36114"/>
    <w:rsid w:val="E7D9C302"/>
    <w:rsid w:val="E7DBF896"/>
    <w:rsid w:val="E7DF4C2F"/>
    <w:rsid w:val="E7DFA0BF"/>
    <w:rsid w:val="E7E76D6D"/>
    <w:rsid w:val="E7E76EB6"/>
    <w:rsid w:val="E7EE3FA8"/>
    <w:rsid w:val="E7EF6F22"/>
    <w:rsid w:val="E7EFC25E"/>
    <w:rsid w:val="E7F672DC"/>
    <w:rsid w:val="E7F763DC"/>
    <w:rsid w:val="E7F94B3D"/>
    <w:rsid w:val="E7F9DA06"/>
    <w:rsid w:val="E7FB5853"/>
    <w:rsid w:val="E7FB6570"/>
    <w:rsid w:val="E7FBD995"/>
    <w:rsid w:val="E7FDE296"/>
    <w:rsid w:val="E7FF0318"/>
    <w:rsid w:val="E7FF2196"/>
    <w:rsid w:val="E7FF374D"/>
    <w:rsid w:val="E7FF7430"/>
    <w:rsid w:val="E85339B5"/>
    <w:rsid w:val="E866D501"/>
    <w:rsid w:val="E88BA8FB"/>
    <w:rsid w:val="E99F1670"/>
    <w:rsid w:val="E9CF8F73"/>
    <w:rsid w:val="E9D7A474"/>
    <w:rsid w:val="E9DF2469"/>
    <w:rsid w:val="E9DF2B3E"/>
    <w:rsid w:val="E9E50484"/>
    <w:rsid w:val="E9FFEB1A"/>
    <w:rsid w:val="EA6DCCF1"/>
    <w:rsid w:val="EA6DFADD"/>
    <w:rsid w:val="EABECC0A"/>
    <w:rsid w:val="EABFFDB7"/>
    <w:rsid w:val="EAC50D13"/>
    <w:rsid w:val="EACF1B12"/>
    <w:rsid w:val="EADEA4CE"/>
    <w:rsid w:val="EADFD099"/>
    <w:rsid w:val="EADFFDC3"/>
    <w:rsid w:val="EAED092F"/>
    <w:rsid w:val="EAEF0113"/>
    <w:rsid w:val="EAFB102B"/>
    <w:rsid w:val="EAFB28C9"/>
    <w:rsid w:val="EB07DE37"/>
    <w:rsid w:val="EB3EAD3C"/>
    <w:rsid w:val="EB7F3E15"/>
    <w:rsid w:val="EB7FF65D"/>
    <w:rsid w:val="EB9F92F2"/>
    <w:rsid w:val="EBBACD44"/>
    <w:rsid w:val="EBBD5614"/>
    <w:rsid w:val="EBBEC3FA"/>
    <w:rsid w:val="EBBF398B"/>
    <w:rsid w:val="EBCC6A5A"/>
    <w:rsid w:val="EBDCF633"/>
    <w:rsid w:val="EBDD9B31"/>
    <w:rsid w:val="EBDE4912"/>
    <w:rsid w:val="EBDFF3C9"/>
    <w:rsid w:val="EBF7A14F"/>
    <w:rsid w:val="EBF8D2F0"/>
    <w:rsid w:val="EBFC43CE"/>
    <w:rsid w:val="EBFE21C7"/>
    <w:rsid w:val="EBFE51BA"/>
    <w:rsid w:val="EBFF24E0"/>
    <w:rsid w:val="EBFF426F"/>
    <w:rsid w:val="EBFF4655"/>
    <w:rsid w:val="EBFFA4DA"/>
    <w:rsid w:val="EC8FAA95"/>
    <w:rsid w:val="ECAFFEDD"/>
    <w:rsid w:val="ECD674CE"/>
    <w:rsid w:val="ECFDC188"/>
    <w:rsid w:val="ECFFB604"/>
    <w:rsid w:val="ED6F4E45"/>
    <w:rsid w:val="ED6F74A4"/>
    <w:rsid w:val="ED786755"/>
    <w:rsid w:val="ED7EA9B2"/>
    <w:rsid w:val="ED7F091B"/>
    <w:rsid w:val="ED7F5CE4"/>
    <w:rsid w:val="ED9D739E"/>
    <w:rsid w:val="EDBD322E"/>
    <w:rsid w:val="EDBFEE86"/>
    <w:rsid w:val="EDDA2E49"/>
    <w:rsid w:val="EDEE0842"/>
    <w:rsid w:val="EDF144DF"/>
    <w:rsid w:val="EDFF84F6"/>
    <w:rsid w:val="EDFFC017"/>
    <w:rsid w:val="EDFFC4FB"/>
    <w:rsid w:val="EDFFE9B2"/>
    <w:rsid w:val="EE0F7C88"/>
    <w:rsid w:val="EE57334F"/>
    <w:rsid w:val="EE7DEEAA"/>
    <w:rsid w:val="EE7F6D3C"/>
    <w:rsid w:val="EE812756"/>
    <w:rsid w:val="EE9F5D48"/>
    <w:rsid w:val="EEB3E544"/>
    <w:rsid w:val="EEBDAB3A"/>
    <w:rsid w:val="EED76DE2"/>
    <w:rsid w:val="EED987C0"/>
    <w:rsid w:val="EEEFC827"/>
    <w:rsid w:val="EEF59DDE"/>
    <w:rsid w:val="EEFA7814"/>
    <w:rsid w:val="EEFB4DB4"/>
    <w:rsid w:val="EEFB5F9A"/>
    <w:rsid w:val="EEFF1CF5"/>
    <w:rsid w:val="EEFFDB90"/>
    <w:rsid w:val="EEFFFA7E"/>
    <w:rsid w:val="EF17F4C7"/>
    <w:rsid w:val="EF2DDEB0"/>
    <w:rsid w:val="EF330E1F"/>
    <w:rsid w:val="EF3367B2"/>
    <w:rsid w:val="EF3F10B5"/>
    <w:rsid w:val="EF3F5ABE"/>
    <w:rsid w:val="EF6D1135"/>
    <w:rsid w:val="EF73C82D"/>
    <w:rsid w:val="EF77CF45"/>
    <w:rsid w:val="EF79A6AB"/>
    <w:rsid w:val="EF7A2AFB"/>
    <w:rsid w:val="EF7A4DDC"/>
    <w:rsid w:val="EF7B8DBB"/>
    <w:rsid w:val="EF7F9615"/>
    <w:rsid w:val="EF7FAEFD"/>
    <w:rsid w:val="EF953D86"/>
    <w:rsid w:val="EF9DFFBE"/>
    <w:rsid w:val="EF9E573F"/>
    <w:rsid w:val="EF9FBDE9"/>
    <w:rsid w:val="EFAF750C"/>
    <w:rsid w:val="EFAFACDD"/>
    <w:rsid w:val="EFAFB88B"/>
    <w:rsid w:val="EFAFDF29"/>
    <w:rsid w:val="EFAFE5A3"/>
    <w:rsid w:val="EFB323BF"/>
    <w:rsid w:val="EFB785CC"/>
    <w:rsid w:val="EFB78B4E"/>
    <w:rsid w:val="EFB88B18"/>
    <w:rsid w:val="EFB96260"/>
    <w:rsid w:val="EFBE0C76"/>
    <w:rsid w:val="EFBF0A96"/>
    <w:rsid w:val="EFBF1CFB"/>
    <w:rsid w:val="EFBF5A72"/>
    <w:rsid w:val="EFBFC58D"/>
    <w:rsid w:val="EFC522BC"/>
    <w:rsid w:val="EFC77D5B"/>
    <w:rsid w:val="EFCFF1F3"/>
    <w:rsid w:val="EFD9EE76"/>
    <w:rsid w:val="EFDE78FD"/>
    <w:rsid w:val="EFDF85E8"/>
    <w:rsid w:val="EFDF9300"/>
    <w:rsid w:val="EFDFF3C4"/>
    <w:rsid w:val="EFE773DA"/>
    <w:rsid w:val="EFEA927C"/>
    <w:rsid w:val="EFEBB07C"/>
    <w:rsid w:val="EFEED97B"/>
    <w:rsid w:val="EFEF4BE0"/>
    <w:rsid w:val="EFEF743E"/>
    <w:rsid w:val="EFEF9FA7"/>
    <w:rsid w:val="EFEFF0E7"/>
    <w:rsid w:val="EFF33229"/>
    <w:rsid w:val="EFF5369C"/>
    <w:rsid w:val="EFF5E54E"/>
    <w:rsid w:val="EFF6C14C"/>
    <w:rsid w:val="EFF70BF5"/>
    <w:rsid w:val="EFF72C71"/>
    <w:rsid w:val="EFF7477B"/>
    <w:rsid w:val="EFF7C988"/>
    <w:rsid w:val="EFF82C5E"/>
    <w:rsid w:val="EFFB18A3"/>
    <w:rsid w:val="EFFB6F74"/>
    <w:rsid w:val="EFFB89EF"/>
    <w:rsid w:val="EFFD20AF"/>
    <w:rsid w:val="EFFD641A"/>
    <w:rsid w:val="EFFDF871"/>
    <w:rsid w:val="EFFE67FB"/>
    <w:rsid w:val="EFFE774C"/>
    <w:rsid w:val="EFFF4CB6"/>
    <w:rsid w:val="EFFF69A2"/>
    <w:rsid w:val="EFFF6A07"/>
    <w:rsid w:val="EFFF6E15"/>
    <w:rsid w:val="EFFF95CE"/>
    <w:rsid w:val="EFFFDBA4"/>
    <w:rsid w:val="F03EE753"/>
    <w:rsid w:val="F09E2553"/>
    <w:rsid w:val="F0DD08F3"/>
    <w:rsid w:val="F0FBB740"/>
    <w:rsid w:val="F0FBCF8D"/>
    <w:rsid w:val="F0FBE429"/>
    <w:rsid w:val="F13B06AD"/>
    <w:rsid w:val="F155B1FF"/>
    <w:rsid w:val="F15E6880"/>
    <w:rsid w:val="F19F7225"/>
    <w:rsid w:val="F1B9CAF8"/>
    <w:rsid w:val="F1BFE2D5"/>
    <w:rsid w:val="F1EE6590"/>
    <w:rsid w:val="F1FB95E8"/>
    <w:rsid w:val="F1FBE3C0"/>
    <w:rsid w:val="F1FF8E65"/>
    <w:rsid w:val="F236EF4B"/>
    <w:rsid w:val="F2766B91"/>
    <w:rsid w:val="F2F7E418"/>
    <w:rsid w:val="F2FD99B9"/>
    <w:rsid w:val="F2FF1F0C"/>
    <w:rsid w:val="F2FF55FA"/>
    <w:rsid w:val="F2FFA0C2"/>
    <w:rsid w:val="F317DD9A"/>
    <w:rsid w:val="F353C3B8"/>
    <w:rsid w:val="F3564276"/>
    <w:rsid w:val="F35F5DBF"/>
    <w:rsid w:val="F367CD98"/>
    <w:rsid w:val="F37B5685"/>
    <w:rsid w:val="F37BEF85"/>
    <w:rsid w:val="F397C2F4"/>
    <w:rsid w:val="F39BDF88"/>
    <w:rsid w:val="F3AE3C57"/>
    <w:rsid w:val="F3AF9F81"/>
    <w:rsid w:val="F3B5F9E8"/>
    <w:rsid w:val="F3B6A274"/>
    <w:rsid w:val="F3BA971A"/>
    <w:rsid w:val="F3CFA91C"/>
    <w:rsid w:val="F3DAB9A2"/>
    <w:rsid w:val="F3DFCE23"/>
    <w:rsid w:val="F3EBB041"/>
    <w:rsid w:val="F3EF00A8"/>
    <w:rsid w:val="F3EFEAA8"/>
    <w:rsid w:val="F3F735B4"/>
    <w:rsid w:val="F3F78D8A"/>
    <w:rsid w:val="F3F7AFF7"/>
    <w:rsid w:val="F3F7BCA3"/>
    <w:rsid w:val="F3FB1E6A"/>
    <w:rsid w:val="F3FB3013"/>
    <w:rsid w:val="F3FE5570"/>
    <w:rsid w:val="F3FF535A"/>
    <w:rsid w:val="F3FFC6AD"/>
    <w:rsid w:val="F3FFFF7D"/>
    <w:rsid w:val="F46F6D74"/>
    <w:rsid w:val="F47F5912"/>
    <w:rsid w:val="F48E9577"/>
    <w:rsid w:val="F4B7FAD2"/>
    <w:rsid w:val="F4FEA3CB"/>
    <w:rsid w:val="F50F25F2"/>
    <w:rsid w:val="F51D9F8D"/>
    <w:rsid w:val="F55791D4"/>
    <w:rsid w:val="F55FAA13"/>
    <w:rsid w:val="F59F80C5"/>
    <w:rsid w:val="F5B71461"/>
    <w:rsid w:val="F5BF023D"/>
    <w:rsid w:val="F5BF58C0"/>
    <w:rsid w:val="F5C7DC86"/>
    <w:rsid w:val="F5C9E0F1"/>
    <w:rsid w:val="F5CDB0B4"/>
    <w:rsid w:val="F5DF566E"/>
    <w:rsid w:val="F5DF8EC5"/>
    <w:rsid w:val="F5ED0479"/>
    <w:rsid w:val="F5EE0861"/>
    <w:rsid w:val="F5EF64CA"/>
    <w:rsid w:val="F5EF80B4"/>
    <w:rsid w:val="F5F743C3"/>
    <w:rsid w:val="F5F74910"/>
    <w:rsid w:val="F5F74DE1"/>
    <w:rsid w:val="F5FAC44A"/>
    <w:rsid w:val="F5FD3450"/>
    <w:rsid w:val="F5FD5F04"/>
    <w:rsid w:val="F5FE94EB"/>
    <w:rsid w:val="F5FF0E81"/>
    <w:rsid w:val="F5FFF5CF"/>
    <w:rsid w:val="F63DB9DF"/>
    <w:rsid w:val="F66F9354"/>
    <w:rsid w:val="F67B3F5E"/>
    <w:rsid w:val="F67F1696"/>
    <w:rsid w:val="F67F6260"/>
    <w:rsid w:val="F69F1711"/>
    <w:rsid w:val="F6AEA6FA"/>
    <w:rsid w:val="F6B492A7"/>
    <w:rsid w:val="F6B7845B"/>
    <w:rsid w:val="F6BD8EAA"/>
    <w:rsid w:val="F6BE9379"/>
    <w:rsid w:val="F6BFD57B"/>
    <w:rsid w:val="F6CFA180"/>
    <w:rsid w:val="F6D2A895"/>
    <w:rsid w:val="F6D700B1"/>
    <w:rsid w:val="F6DFBA97"/>
    <w:rsid w:val="F6E9F51F"/>
    <w:rsid w:val="F6EBA5E2"/>
    <w:rsid w:val="F6EFB0FF"/>
    <w:rsid w:val="F6FA18B1"/>
    <w:rsid w:val="F6FA2DB6"/>
    <w:rsid w:val="F6FC3ABB"/>
    <w:rsid w:val="F6FD9515"/>
    <w:rsid w:val="F6FF7761"/>
    <w:rsid w:val="F6FFA642"/>
    <w:rsid w:val="F6FFBD28"/>
    <w:rsid w:val="F71D051E"/>
    <w:rsid w:val="F737C552"/>
    <w:rsid w:val="F73B39A9"/>
    <w:rsid w:val="F73F3023"/>
    <w:rsid w:val="F757C1E8"/>
    <w:rsid w:val="F75E0EBF"/>
    <w:rsid w:val="F76661FC"/>
    <w:rsid w:val="F767D144"/>
    <w:rsid w:val="F76A8AA3"/>
    <w:rsid w:val="F76DC8B9"/>
    <w:rsid w:val="F7757559"/>
    <w:rsid w:val="F77E8108"/>
    <w:rsid w:val="F77F3BC6"/>
    <w:rsid w:val="F77F59A8"/>
    <w:rsid w:val="F77F7899"/>
    <w:rsid w:val="F77F814D"/>
    <w:rsid w:val="F77FCD91"/>
    <w:rsid w:val="F77FED95"/>
    <w:rsid w:val="F7938FEE"/>
    <w:rsid w:val="F79CA963"/>
    <w:rsid w:val="F79F83D1"/>
    <w:rsid w:val="F79F9103"/>
    <w:rsid w:val="F79FBFF2"/>
    <w:rsid w:val="F79FF4AE"/>
    <w:rsid w:val="F7AFC76B"/>
    <w:rsid w:val="F7B998CF"/>
    <w:rsid w:val="F7BAA5BF"/>
    <w:rsid w:val="F7BB80C9"/>
    <w:rsid w:val="F7BFD557"/>
    <w:rsid w:val="F7C79163"/>
    <w:rsid w:val="F7CA5E97"/>
    <w:rsid w:val="F7CB0F01"/>
    <w:rsid w:val="F7CD9EEF"/>
    <w:rsid w:val="F7CE8C2E"/>
    <w:rsid w:val="F7D6FCF5"/>
    <w:rsid w:val="F7DBC7A4"/>
    <w:rsid w:val="F7DF3347"/>
    <w:rsid w:val="F7DF41C2"/>
    <w:rsid w:val="F7DF9D67"/>
    <w:rsid w:val="F7E69341"/>
    <w:rsid w:val="F7E6E6B5"/>
    <w:rsid w:val="F7E709D5"/>
    <w:rsid w:val="F7E77F9E"/>
    <w:rsid w:val="F7EBA97F"/>
    <w:rsid w:val="F7ED114E"/>
    <w:rsid w:val="F7EDA64F"/>
    <w:rsid w:val="F7EDF4AD"/>
    <w:rsid w:val="F7EF3FAA"/>
    <w:rsid w:val="F7EF61C2"/>
    <w:rsid w:val="F7F36412"/>
    <w:rsid w:val="F7F787F7"/>
    <w:rsid w:val="F7F78A0D"/>
    <w:rsid w:val="F7F7B262"/>
    <w:rsid w:val="F7F7E0C1"/>
    <w:rsid w:val="F7F7F0CB"/>
    <w:rsid w:val="F7FB0A24"/>
    <w:rsid w:val="F7FB553A"/>
    <w:rsid w:val="F7FB948B"/>
    <w:rsid w:val="F7FBD09D"/>
    <w:rsid w:val="F7FD51E0"/>
    <w:rsid w:val="F7FD87BA"/>
    <w:rsid w:val="F7FDD009"/>
    <w:rsid w:val="F7FE81A3"/>
    <w:rsid w:val="F7FEBE88"/>
    <w:rsid w:val="F7FEF220"/>
    <w:rsid w:val="F7FF0E8F"/>
    <w:rsid w:val="F7FF11C4"/>
    <w:rsid w:val="F7FF252F"/>
    <w:rsid w:val="F7FF3502"/>
    <w:rsid w:val="F7FF6EB7"/>
    <w:rsid w:val="F7FFF33C"/>
    <w:rsid w:val="F82F34EE"/>
    <w:rsid w:val="F87FBD83"/>
    <w:rsid w:val="F8BBDB45"/>
    <w:rsid w:val="F8D7D3C7"/>
    <w:rsid w:val="F8EFA8B0"/>
    <w:rsid w:val="F8F7CAAE"/>
    <w:rsid w:val="F8FF4714"/>
    <w:rsid w:val="F8FFD766"/>
    <w:rsid w:val="F9272C1D"/>
    <w:rsid w:val="F95E354B"/>
    <w:rsid w:val="F96627EE"/>
    <w:rsid w:val="F9775DD8"/>
    <w:rsid w:val="F97BE0EE"/>
    <w:rsid w:val="F9BEBC4C"/>
    <w:rsid w:val="F9D1CABF"/>
    <w:rsid w:val="F9DF27FF"/>
    <w:rsid w:val="F9DF3D34"/>
    <w:rsid w:val="F9DF8591"/>
    <w:rsid w:val="F9DF9B60"/>
    <w:rsid w:val="F9E190E2"/>
    <w:rsid w:val="F9EB80EE"/>
    <w:rsid w:val="F9F5A66C"/>
    <w:rsid w:val="F9F73FCF"/>
    <w:rsid w:val="F9F7DB71"/>
    <w:rsid w:val="F9FB393B"/>
    <w:rsid w:val="F9FD080A"/>
    <w:rsid w:val="F9FEFBE5"/>
    <w:rsid w:val="F9FF3948"/>
    <w:rsid w:val="F9FF83EF"/>
    <w:rsid w:val="FA7DC6C7"/>
    <w:rsid w:val="FA7F3B62"/>
    <w:rsid w:val="FA7F527D"/>
    <w:rsid w:val="FA7FD25F"/>
    <w:rsid w:val="FA87D305"/>
    <w:rsid w:val="FABE9EEF"/>
    <w:rsid w:val="FABF5374"/>
    <w:rsid w:val="FACF9B56"/>
    <w:rsid w:val="FAD546ED"/>
    <w:rsid w:val="FAD7C704"/>
    <w:rsid w:val="FADABB30"/>
    <w:rsid w:val="FADF27DB"/>
    <w:rsid w:val="FAEFAE4B"/>
    <w:rsid w:val="FAF18C91"/>
    <w:rsid w:val="FAF963CB"/>
    <w:rsid w:val="FAFB23E8"/>
    <w:rsid w:val="FAFDFED9"/>
    <w:rsid w:val="FAFF135C"/>
    <w:rsid w:val="FAFF366F"/>
    <w:rsid w:val="FAFF9BF0"/>
    <w:rsid w:val="FB0C9944"/>
    <w:rsid w:val="FB2BD4AB"/>
    <w:rsid w:val="FB3F38E0"/>
    <w:rsid w:val="FB574AC9"/>
    <w:rsid w:val="FB58E71F"/>
    <w:rsid w:val="FB5FD472"/>
    <w:rsid w:val="FB633636"/>
    <w:rsid w:val="FB6B4320"/>
    <w:rsid w:val="FB6D3F0C"/>
    <w:rsid w:val="FB6E2463"/>
    <w:rsid w:val="FB6F2CEF"/>
    <w:rsid w:val="FB73B959"/>
    <w:rsid w:val="FB77286B"/>
    <w:rsid w:val="FB7764D6"/>
    <w:rsid w:val="FB7E74FE"/>
    <w:rsid w:val="FB7EBA33"/>
    <w:rsid w:val="FB7F67EF"/>
    <w:rsid w:val="FB7FC2FC"/>
    <w:rsid w:val="FB9B8C9E"/>
    <w:rsid w:val="FB9DF91F"/>
    <w:rsid w:val="FB9F1344"/>
    <w:rsid w:val="FBA35573"/>
    <w:rsid w:val="FBAF4498"/>
    <w:rsid w:val="FBAFCF89"/>
    <w:rsid w:val="FBB49D65"/>
    <w:rsid w:val="FBB63346"/>
    <w:rsid w:val="FBBBF552"/>
    <w:rsid w:val="FBBD5555"/>
    <w:rsid w:val="FBBE1173"/>
    <w:rsid w:val="FBBEB496"/>
    <w:rsid w:val="FBD62324"/>
    <w:rsid w:val="FBD714AB"/>
    <w:rsid w:val="FBDC27E1"/>
    <w:rsid w:val="FBDD4AFE"/>
    <w:rsid w:val="FBDD76B9"/>
    <w:rsid w:val="FBDF4B23"/>
    <w:rsid w:val="FBDF5063"/>
    <w:rsid w:val="FBDF51C2"/>
    <w:rsid w:val="FBDF8213"/>
    <w:rsid w:val="FBE7089C"/>
    <w:rsid w:val="FBEA4FF1"/>
    <w:rsid w:val="FBED516C"/>
    <w:rsid w:val="FBEDD7F7"/>
    <w:rsid w:val="FBEF2B10"/>
    <w:rsid w:val="FBEF38A3"/>
    <w:rsid w:val="FBEF575F"/>
    <w:rsid w:val="FBEF80E3"/>
    <w:rsid w:val="FBEF8A08"/>
    <w:rsid w:val="FBF34484"/>
    <w:rsid w:val="FBF3959E"/>
    <w:rsid w:val="FBF3DA10"/>
    <w:rsid w:val="FBF5B28D"/>
    <w:rsid w:val="FBF71375"/>
    <w:rsid w:val="FBF79427"/>
    <w:rsid w:val="FBF7D0A9"/>
    <w:rsid w:val="FBF8190D"/>
    <w:rsid w:val="FBF89962"/>
    <w:rsid w:val="FBF985B8"/>
    <w:rsid w:val="FBF9D8FE"/>
    <w:rsid w:val="FBFB18CF"/>
    <w:rsid w:val="FBFB363D"/>
    <w:rsid w:val="FBFBB029"/>
    <w:rsid w:val="FBFBFBDE"/>
    <w:rsid w:val="FBFD0D6A"/>
    <w:rsid w:val="FBFD1F0E"/>
    <w:rsid w:val="FBFE33F4"/>
    <w:rsid w:val="FBFE963B"/>
    <w:rsid w:val="FBFF36E2"/>
    <w:rsid w:val="FBFF4419"/>
    <w:rsid w:val="FBFF5C40"/>
    <w:rsid w:val="FBFF6A0E"/>
    <w:rsid w:val="FBFF7825"/>
    <w:rsid w:val="FBFFC82C"/>
    <w:rsid w:val="FBFFD816"/>
    <w:rsid w:val="FC1DC6DC"/>
    <w:rsid w:val="FC1FB4E2"/>
    <w:rsid w:val="FC7C5614"/>
    <w:rsid w:val="FC7D52E4"/>
    <w:rsid w:val="FC8DFE99"/>
    <w:rsid w:val="FCA63DA2"/>
    <w:rsid w:val="FCAA564F"/>
    <w:rsid w:val="FCCF726C"/>
    <w:rsid w:val="FCD6E72F"/>
    <w:rsid w:val="FCDD3F11"/>
    <w:rsid w:val="FCDDBCAA"/>
    <w:rsid w:val="FCEBA8B1"/>
    <w:rsid w:val="FCEE22F3"/>
    <w:rsid w:val="FCEE9720"/>
    <w:rsid w:val="FCF244D2"/>
    <w:rsid w:val="FCF5DE10"/>
    <w:rsid w:val="FCFB8DDC"/>
    <w:rsid w:val="FCFB969D"/>
    <w:rsid w:val="FCFBA282"/>
    <w:rsid w:val="FCFD0E9F"/>
    <w:rsid w:val="FCFF15D2"/>
    <w:rsid w:val="FCFF6B44"/>
    <w:rsid w:val="FCFF794D"/>
    <w:rsid w:val="FD3F8648"/>
    <w:rsid w:val="FD52486D"/>
    <w:rsid w:val="FD5E46FA"/>
    <w:rsid w:val="FD5F29E9"/>
    <w:rsid w:val="FD5F9443"/>
    <w:rsid w:val="FD6451EF"/>
    <w:rsid w:val="FD6530EC"/>
    <w:rsid w:val="FD69BE80"/>
    <w:rsid w:val="FD6FA2D1"/>
    <w:rsid w:val="FD6FBF0F"/>
    <w:rsid w:val="FD73E096"/>
    <w:rsid w:val="FD775101"/>
    <w:rsid w:val="FD77CAC9"/>
    <w:rsid w:val="FD7B18E0"/>
    <w:rsid w:val="FD7D0AFB"/>
    <w:rsid w:val="FD7DDC3E"/>
    <w:rsid w:val="FD7F2760"/>
    <w:rsid w:val="FD7F36E7"/>
    <w:rsid w:val="FD7F3BF2"/>
    <w:rsid w:val="FD7FD3E6"/>
    <w:rsid w:val="FD7FEEAE"/>
    <w:rsid w:val="FD7FF808"/>
    <w:rsid w:val="FD97F91B"/>
    <w:rsid w:val="FD9B0D3E"/>
    <w:rsid w:val="FD9D9F06"/>
    <w:rsid w:val="FD9FAD6C"/>
    <w:rsid w:val="FDADFCB8"/>
    <w:rsid w:val="FDB3F1CF"/>
    <w:rsid w:val="FDB57616"/>
    <w:rsid w:val="FDB92326"/>
    <w:rsid w:val="FDBA5F46"/>
    <w:rsid w:val="FDBB4F2B"/>
    <w:rsid w:val="FDBC3B3D"/>
    <w:rsid w:val="FDBE8F77"/>
    <w:rsid w:val="FDBEED60"/>
    <w:rsid w:val="FDBEF5F3"/>
    <w:rsid w:val="FDC7E49E"/>
    <w:rsid w:val="FDD5A4F6"/>
    <w:rsid w:val="FDDA0B73"/>
    <w:rsid w:val="FDDB493E"/>
    <w:rsid w:val="FDDBBDCE"/>
    <w:rsid w:val="FDDCC097"/>
    <w:rsid w:val="FDDD2647"/>
    <w:rsid w:val="FDDDE38B"/>
    <w:rsid w:val="FDDE9F5E"/>
    <w:rsid w:val="FDDF04BB"/>
    <w:rsid w:val="FDDFA3CE"/>
    <w:rsid w:val="FDE3E3A6"/>
    <w:rsid w:val="FDE7CD8F"/>
    <w:rsid w:val="FDE9CA24"/>
    <w:rsid w:val="FDEC37B5"/>
    <w:rsid w:val="FDEE0D65"/>
    <w:rsid w:val="FDEF2480"/>
    <w:rsid w:val="FDEF2D6F"/>
    <w:rsid w:val="FDF351C7"/>
    <w:rsid w:val="FDF36E1E"/>
    <w:rsid w:val="FDF4CF25"/>
    <w:rsid w:val="FDF56C74"/>
    <w:rsid w:val="FDF6C263"/>
    <w:rsid w:val="FDF9D775"/>
    <w:rsid w:val="FDFA24E9"/>
    <w:rsid w:val="FDFB4556"/>
    <w:rsid w:val="FDFBD2D9"/>
    <w:rsid w:val="FDFC016E"/>
    <w:rsid w:val="FDFD8168"/>
    <w:rsid w:val="FDFDC0A2"/>
    <w:rsid w:val="FDFE056E"/>
    <w:rsid w:val="FDFE0988"/>
    <w:rsid w:val="FDFE2AAD"/>
    <w:rsid w:val="FDFE5000"/>
    <w:rsid w:val="FDFE7505"/>
    <w:rsid w:val="FDFEA8CB"/>
    <w:rsid w:val="FDFF36C2"/>
    <w:rsid w:val="FDFF3904"/>
    <w:rsid w:val="FDFF3DFB"/>
    <w:rsid w:val="FDFF6B61"/>
    <w:rsid w:val="FDFFAC0C"/>
    <w:rsid w:val="FE1F25F7"/>
    <w:rsid w:val="FE3D78CF"/>
    <w:rsid w:val="FE3DAA27"/>
    <w:rsid w:val="FE4F6245"/>
    <w:rsid w:val="FE518F67"/>
    <w:rsid w:val="FE5A2A0C"/>
    <w:rsid w:val="FE5B3D3A"/>
    <w:rsid w:val="FE5BA968"/>
    <w:rsid w:val="FE5FEED8"/>
    <w:rsid w:val="FE67D03D"/>
    <w:rsid w:val="FE752946"/>
    <w:rsid w:val="FE7736CE"/>
    <w:rsid w:val="FE773C2A"/>
    <w:rsid w:val="FE790DF6"/>
    <w:rsid w:val="FE7959EE"/>
    <w:rsid w:val="FE79FA72"/>
    <w:rsid w:val="FE7AC471"/>
    <w:rsid w:val="FE7B47AD"/>
    <w:rsid w:val="FE7B8B67"/>
    <w:rsid w:val="FE7C416B"/>
    <w:rsid w:val="FE7D2EB8"/>
    <w:rsid w:val="FE7DD98E"/>
    <w:rsid w:val="FE7F3007"/>
    <w:rsid w:val="FE7F8DB6"/>
    <w:rsid w:val="FE8DE695"/>
    <w:rsid w:val="FE9B1F2F"/>
    <w:rsid w:val="FE9CBC15"/>
    <w:rsid w:val="FE9D810C"/>
    <w:rsid w:val="FE9DD915"/>
    <w:rsid w:val="FE9E5A8A"/>
    <w:rsid w:val="FEAE055A"/>
    <w:rsid w:val="FEAE2960"/>
    <w:rsid w:val="FEAE2A14"/>
    <w:rsid w:val="FEAE3F45"/>
    <w:rsid w:val="FEB6CB8F"/>
    <w:rsid w:val="FEB75450"/>
    <w:rsid w:val="FEBBDBB6"/>
    <w:rsid w:val="FEBC5787"/>
    <w:rsid w:val="FEBE7033"/>
    <w:rsid w:val="FEBF112F"/>
    <w:rsid w:val="FEBF2964"/>
    <w:rsid w:val="FEBF3769"/>
    <w:rsid w:val="FEBF3FBD"/>
    <w:rsid w:val="FEBF8C24"/>
    <w:rsid w:val="FEBFC596"/>
    <w:rsid w:val="FEBFEB65"/>
    <w:rsid w:val="FEC75D6A"/>
    <w:rsid w:val="FEC79126"/>
    <w:rsid w:val="FECF1904"/>
    <w:rsid w:val="FED5DE17"/>
    <w:rsid w:val="FED75DC3"/>
    <w:rsid w:val="FED8D09D"/>
    <w:rsid w:val="FEDA0C77"/>
    <w:rsid w:val="FEDB8F5D"/>
    <w:rsid w:val="FEDE28F9"/>
    <w:rsid w:val="FEDF607D"/>
    <w:rsid w:val="FEE5677C"/>
    <w:rsid w:val="FEE7DAAB"/>
    <w:rsid w:val="FEEB287D"/>
    <w:rsid w:val="FEEE0387"/>
    <w:rsid w:val="FEEE0B45"/>
    <w:rsid w:val="FEEFF885"/>
    <w:rsid w:val="FEF38414"/>
    <w:rsid w:val="FEF67514"/>
    <w:rsid w:val="FEF80212"/>
    <w:rsid w:val="FEF8DB1F"/>
    <w:rsid w:val="FEF90041"/>
    <w:rsid w:val="FEF93C9C"/>
    <w:rsid w:val="FEFA189E"/>
    <w:rsid w:val="FEFB1E07"/>
    <w:rsid w:val="FEFB80B9"/>
    <w:rsid w:val="FEFBA449"/>
    <w:rsid w:val="FEFBE99D"/>
    <w:rsid w:val="FEFC87E1"/>
    <w:rsid w:val="FEFC9EB3"/>
    <w:rsid w:val="FEFD162C"/>
    <w:rsid w:val="FEFD3CFB"/>
    <w:rsid w:val="FEFD48F0"/>
    <w:rsid w:val="FEFD569C"/>
    <w:rsid w:val="FEFDDEEC"/>
    <w:rsid w:val="FEFDFF8C"/>
    <w:rsid w:val="FEFE4794"/>
    <w:rsid w:val="FEFED249"/>
    <w:rsid w:val="FEFEEADF"/>
    <w:rsid w:val="FEFF06D7"/>
    <w:rsid w:val="FEFF10FE"/>
    <w:rsid w:val="FEFF26DC"/>
    <w:rsid w:val="FEFF3F39"/>
    <w:rsid w:val="FEFF4318"/>
    <w:rsid w:val="FEFF509B"/>
    <w:rsid w:val="FEFF7CCD"/>
    <w:rsid w:val="FEFF9CB6"/>
    <w:rsid w:val="FEFFA9E3"/>
    <w:rsid w:val="FEFFB7EB"/>
    <w:rsid w:val="FEFFDAC9"/>
    <w:rsid w:val="FEFFF664"/>
    <w:rsid w:val="FF076FC9"/>
    <w:rsid w:val="FF1240F1"/>
    <w:rsid w:val="FF13D7D9"/>
    <w:rsid w:val="FF1DD1F6"/>
    <w:rsid w:val="FF1E289F"/>
    <w:rsid w:val="FF245B7D"/>
    <w:rsid w:val="FF2DE9C1"/>
    <w:rsid w:val="FF2E204F"/>
    <w:rsid w:val="FF33BAC0"/>
    <w:rsid w:val="FF363120"/>
    <w:rsid w:val="FF376871"/>
    <w:rsid w:val="FF3A3F71"/>
    <w:rsid w:val="FF3E1CE7"/>
    <w:rsid w:val="FF3EBD04"/>
    <w:rsid w:val="FF3FF1B5"/>
    <w:rsid w:val="FF475781"/>
    <w:rsid w:val="FF4BBAFC"/>
    <w:rsid w:val="FF4F7DC7"/>
    <w:rsid w:val="FF539A2A"/>
    <w:rsid w:val="FF557FA7"/>
    <w:rsid w:val="FF5644C8"/>
    <w:rsid w:val="FF572C6A"/>
    <w:rsid w:val="FF5F072F"/>
    <w:rsid w:val="FF5F4CDB"/>
    <w:rsid w:val="FF5FDAFD"/>
    <w:rsid w:val="FF67BD5F"/>
    <w:rsid w:val="FF6B3D78"/>
    <w:rsid w:val="FF6B7406"/>
    <w:rsid w:val="FF6D94AA"/>
    <w:rsid w:val="FF6E903A"/>
    <w:rsid w:val="FF6EA313"/>
    <w:rsid w:val="FF6F2C75"/>
    <w:rsid w:val="FF6F8A7D"/>
    <w:rsid w:val="FF6FA6D5"/>
    <w:rsid w:val="FF71D1A7"/>
    <w:rsid w:val="FF75A5FD"/>
    <w:rsid w:val="FF77C695"/>
    <w:rsid w:val="FF79019C"/>
    <w:rsid w:val="FF7A2271"/>
    <w:rsid w:val="FF7AA30F"/>
    <w:rsid w:val="FF7BF049"/>
    <w:rsid w:val="FF7D27F4"/>
    <w:rsid w:val="FF7D8627"/>
    <w:rsid w:val="FF7E61F6"/>
    <w:rsid w:val="FF7F1FA2"/>
    <w:rsid w:val="FF7F7296"/>
    <w:rsid w:val="FF7FA32D"/>
    <w:rsid w:val="FF7FB68E"/>
    <w:rsid w:val="FF7FEB84"/>
    <w:rsid w:val="FF846E4B"/>
    <w:rsid w:val="FF8CFB3B"/>
    <w:rsid w:val="FF97371F"/>
    <w:rsid w:val="FF978B45"/>
    <w:rsid w:val="FF979AC1"/>
    <w:rsid w:val="FF9D5A2C"/>
    <w:rsid w:val="FF9E3E60"/>
    <w:rsid w:val="FF9E656A"/>
    <w:rsid w:val="FF9EB2B6"/>
    <w:rsid w:val="FF9F01BE"/>
    <w:rsid w:val="FF9F34E7"/>
    <w:rsid w:val="FF9FA0D1"/>
    <w:rsid w:val="FF9FD1E8"/>
    <w:rsid w:val="FF9FFBBB"/>
    <w:rsid w:val="FFA5C024"/>
    <w:rsid w:val="FFA7FA01"/>
    <w:rsid w:val="FFAF34A0"/>
    <w:rsid w:val="FFAF3C17"/>
    <w:rsid w:val="FFAF48C2"/>
    <w:rsid w:val="FFAF7E34"/>
    <w:rsid w:val="FFAFA042"/>
    <w:rsid w:val="FFAFEDCB"/>
    <w:rsid w:val="FFB407A9"/>
    <w:rsid w:val="FFB71319"/>
    <w:rsid w:val="FFB73444"/>
    <w:rsid w:val="FFB88EE6"/>
    <w:rsid w:val="FFBADCFD"/>
    <w:rsid w:val="FFBB3855"/>
    <w:rsid w:val="FFBBB8CE"/>
    <w:rsid w:val="FFBBF809"/>
    <w:rsid w:val="FFBC12A6"/>
    <w:rsid w:val="FFBD0674"/>
    <w:rsid w:val="FFBD0938"/>
    <w:rsid w:val="FFBD29A3"/>
    <w:rsid w:val="FFBD329D"/>
    <w:rsid w:val="FFBD48DA"/>
    <w:rsid w:val="FFBDA601"/>
    <w:rsid w:val="FFBE6836"/>
    <w:rsid w:val="FFBEFE85"/>
    <w:rsid w:val="FFBF23F2"/>
    <w:rsid w:val="FFBF390C"/>
    <w:rsid w:val="FFBF528D"/>
    <w:rsid w:val="FFBFA371"/>
    <w:rsid w:val="FFBFB1B9"/>
    <w:rsid w:val="FFBFCB52"/>
    <w:rsid w:val="FFBFE0ED"/>
    <w:rsid w:val="FFBFFF41"/>
    <w:rsid w:val="FFC46A91"/>
    <w:rsid w:val="FFCBA3F7"/>
    <w:rsid w:val="FFCCC83A"/>
    <w:rsid w:val="FFCD11C2"/>
    <w:rsid w:val="FFCD86CB"/>
    <w:rsid w:val="FFCEE968"/>
    <w:rsid w:val="FFCF26F7"/>
    <w:rsid w:val="FFCFA083"/>
    <w:rsid w:val="FFCFC161"/>
    <w:rsid w:val="FFD4BCC3"/>
    <w:rsid w:val="FFD58542"/>
    <w:rsid w:val="FFD6ADE3"/>
    <w:rsid w:val="FFD75F9A"/>
    <w:rsid w:val="FFD7D64B"/>
    <w:rsid w:val="FFD95342"/>
    <w:rsid w:val="FFDA2176"/>
    <w:rsid w:val="FFDB754C"/>
    <w:rsid w:val="FFDBAA91"/>
    <w:rsid w:val="FFDBC37D"/>
    <w:rsid w:val="FFDBD8F5"/>
    <w:rsid w:val="FFDD3506"/>
    <w:rsid w:val="FFDD49D8"/>
    <w:rsid w:val="FFDDA44A"/>
    <w:rsid w:val="FFDE7B4B"/>
    <w:rsid w:val="FFDF9635"/>
    <w:rsid w:val="FFE2EEC9"/>
    <w:rsid w:val="FFE35461"/>
    <w:rsid w:val="FFE597EA"/>
    <w:rsid w:val="FFE6578C"/>
    <w:rsid w:val="FFE6AF10"/>
    <w:rsid w:val="FFE7588C"/>
    <w:rsid w:val="FFE7B6DA"/>
    <w:rsid w:val="FFEBF3C1"/>
    <w:rsid w:val="FFEC7405"/>
    <w:rsid w:val="FFED0F51"/>
    <w:rsid w:val="FFED171D"/>
    <w:rsid w:val="FFEE9AD8"/>
    <w:rsid w:val="FFEF15A9"/>
    <w:rsid w:val="FFEF3024"/>
    <w:rsid w:val="FFEF8CFA"/>
    <w:rsid w:val="FFEFAFA0"/>
    <w:rsid w:val="FFEFB9F8"/>
    <w:rsid w:val="FFEFFBEF"/>
    <w:rsid w:val="FFF1C6E2"/>
    <w:rsid w:val="FFF210CE"/>
    <w:rsid w:val="FFF30324"/>
    <w:rsid w:val="FFF39DCA"/>
    <w:rsid w:val="FFF3CFE4"/>
    <w:rsid w:val="FFF3E5CA"/>
    <w:rsid w:val="FFF41EB0"/>
    <w:rsid w:val="FFF57458"/>
    <w:rsid w:val="FFF5991C"/>
    <w:rsid w:val="FFF5A375"/>
    <w:rsid w:val="FFF6BA0B"/>
    <w:rsid w:val="FFF6E527"/>
    <w:rsid w:val="FFF75257"/>
    <w:rsid w:val="FFF76970"/>
    <w:rsid w:val="FFF79E72"/>
    <w:rsid w:val="FFF7AA39"/>
    <w:rsid w:val="FFF7B686"/>
    <w:rsid w:val="FFF7BA98"/>
    <w:rsid w:val="FFF7C313"/>
    <w:rsid w:val="FFF7C9F4"/>
    <w:rsid w:val="FFF7E7B7"/>
    <w:rsid w:val="FFF7EF9C"/>
    <w:rsid w:val="FFF91856"/>
    <w:rsid w:val="FFF925B6"/>
    <w:rsid w:val="FFF9B4D2"/>
    <w:rsid w:val="FFF9E5B8"/>
    <w:rsid w:val="FFF9F720"/>
    <w:rsid w:val="FFF9FB39"/>
    <w:rsid w:val="FFFA41E1"/>
    <w:rsid w:val="FFFB13DC"/>
    <w:rsid w:val="FFFB14B8"/>
    <w:rsid w:val="FFFB2F67"/>
    <w:rsid w:val="FFFB2FC8"/>
    <w:rsid w:val="FFFBA126"/>
    <w:rsid w:val="FFFBAEE1"/>
    <w:rsid w:val="FFFBC44E"/>
    <w:rsid w:val="FFFBCEA0"/>
    <w:rsid w:val="FFFBF875"/>
    <w:rsid w:val="FFFD1917"/>
    <w:rsid w:val="FFFD3D14"/>
    <w:rsid w:val="FFFDB22A"/>
    <w:rsid w:val="FFFDBE3C"/>
    <w:rsid w:val="FFFDE0C1"/>
    <w:rsid w:val="FFFE0DBF"/>
    <w:rsid w:val="FFFE1AC8"/>
    <w:rsid w:val="FFFE3E49"/>
    <w:rsid w:val="FFFE4234"/>
    <w:rsid w:val="FFFE8949"/>
    <w:rsid w:val="FFFE926E"/>
    <w:rsid w:val="FFFE9AA8"/>
    <w:rsid w:val="FFFE9FDC"/>
    <w:rsid w:val="FFFEAA7A"/>
    <w:rsid w:val="FFFECD2D"/>
    <w:rsid w:val="FFFEF419"/>
    <w:rsid w:val="FFFF000E"/>
    <w:rsid w:val="FFFF2550"/>
    <w:rsid w:val="FFFF37AA"/>
    <w:rsid w:val="FFFF40DA"/>
    <w:rsid w:val="FFFF5CE9"/>
    <w:rsid w:val="FFFF6B8B"/>
    <w:rsid w:val="FFFF7580"/>
    <w:rsid w:val="FFFF7BB2"/>
    <w:rsid w:val="FFFF98C5"/>
    <w:rsid w:val="FFFF99DC"/>
    <w:rsid w:val="FFFFA52B"/>
    <w:rsid w:val="FFFFB063"/>
    <w:rsid w:val="FFFFBA2B"/>
    <w:rsid w:val="FFFFBB67"/>
    <w:rsid w:val="FFFFD6AD"/>
    <w:rsid w:val="FFFFE51E"/>
    <w:rsid w:val="FFFFEFD8"/>
    <w:rsid w:val="FFFFF10D"/>
    <w:rsid w:val="FFFFF6B3"/>
    <w:rsid w:val="FFFFF7F6"/>
    <w:rsid w:val="FFFFFA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39" w:semiHidden="0" w:name="toc 3"/>
    <w:lsdException w:qFormat="1" w:uiPriority="39" w:semiHidden="0" w:name="toc 4"/>
    <w:lsdException w:uiPriority="39" w:semiHidden="0" w:name="toc 5"/>
    <w:lsdException w:uiPriority="39" w:semiHidden="0" w:name="toc 6"/>
    <w:lsdException w:uiPriority="39" w:semiHidden="0" w:name="toc 7"/>
    <w:lsdException w:uiPriority="39" w:semiHidden="0" w:name="toc 8"/>
    <w:lsdException w:qFormat="1" w:uiPriority="39"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link w:val="34"/>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link w:val="30"/>
    <w:unhideWhenUsed/>
    <w:qFormat/>
    <w:uiPriority w:val="9"/>
    <w:pPr>
      <w:keepNext/>
      <w:keepLines/>
      <w:spacing w:before="260" w:after="260" w:line="413" w:lineRule="auto"/>
      <w:outlineLvl w:val="2"/>
    </w:pPr>
    <w:rPr>
      <w:b/>
      <w:sz w:val="32"/>
    </w:rPr>
  </w:style>
  <w:style w:type="paragraph" w:styleId="5">
    <w:name w:val="heading 4"/>
    <w:basedOn w:val="1"/>
    <w:next w:val="1"/>
    <w:link w:val="29"/>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33"/>
    <w:unhideWhenUsed/>
    <w:qFormat/>
    <w:uiPriority w:val="0"/>
    <w:pPr>
      <w:keepNext/>
      <w:keepLines/>
      <w:spacing w:before="280" w:after="290" w:line="376" w:lineRule="auto"/>
      <w:outlineLvl w:val="4"/>
    </w:pPr>
    <w:rPr>
      <w:b/>
      <w:bCs/>
      <w:sz w:val="28"/>
      <w:szCs w:val="28"/>
    </w:rPr>
  </w:style>
  <w:style w:type="character" w:default="1" w:styleId="23">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7">
    <w:name w:val="toc 7"/>
    <w:basedOn w:val="1"/>
    <w:next w:val="1"/>
    <w:autoRedefine/>
    <w:unhideWhenUsed/>
    <w:uiPriority w:val="39"/>
    <w:pPr>
      <w:spacing w:after="160" w:line="278" w:lineRule="auto"/>
      <w:ind w:left="2520" w:leftChars="1200"/>
      <w:jc w:val="left"/>
    </w:pPr>
    <w:rPr>
      <w:sz w:val="22"/>
      <w14:ligatures w14:val="standardContextual"/>
    </w:rPr>
  </w:style>
  <w:style w:type="paragraph" w:styleId="8">
    <w:name w:val="Body Text"/>
    <w:basedOn w:val="1"/>
    <w:qFormat/>
    <w:uiPriority w:val="0"/>
    <w:pPr>
      <w:spacing w:before="100" w:beforeLines="100" w:line="360" w:lineRule="auto"/>
    </w:pPr>
    <w:rPr>
      <w:rFonts w:ascii="宋体" w:hAnsi="宋体" w:cs="宋体"/>
      <w:szCs w:val="20"/>
    </w:rPr>
  </w:style>
  <w:style w:type="paragraph" w:styleId="9">
    <w:name w:val="toc 5"/>
    <w:basedOn w:val="1"/>
    <w:next w:val="1"/>
    <w:autoRedefine/>
    <w:unhideWhenUsed/>
    <w:uiPriority w:val="39"/>
    <w:pPr>
      <w:spacing w:after="160" w:line="278" w:lineRule="auto"/>
      <w:ind w:left="1680" w:leftChars="800"/>
      <w:jc w:val="left"/>
    </w:pPr>
    <w:rPr>
      <w:sz w:val="22"/>
      <w14:ligatures w14:val="standardContextual"/>
    </w:rPr>
  </w:style>
  <w:style w:type="paragraph" w:styleId="10">
    <w:name w:val="toc 3"/>
    <w:basedOn w:val="1"/>
    <w:next w:val="1"/>
    <w:autoRedefine/>
    <w:uiPriority w:val="39"/>
    <w:pPr>
      <w:ind w:left="840" w:leftChars="400"/>
    </w:pPr>
  </w:style>
  <w:style w:type="paragraph" w:styleId="11">
    <w:name w:val="toc 8"/>
    <w:basedOn w:val="1"/>
    <w:next w:val="1"/>
    <w:autoRedefine/>
    <w:unhideWhenUsed/>
    <w:uiPriority w:val="39"/>
    <w:pPr>
      <w:spacing w:after="160" w:line="278" w:lineRule="auto"/>
      <w:ind w:left="2940" w:leftChars="1400"/>
      <w:jc w:val="left"/>
    </w:pPr>
    <w:rPr>
      <w:sz w:val="22"/>
      <w14:ligatures w14:val="standardContextual"/>
    </w:rPr>
  </w:style>
  <w:style w:type="paragraph" w:styleId="12">
    <w:name w:val="footer"/>
    <w:basedOn w:val="1"/>
    <w:qFormat/>
    <w:uiPriority w:val="0"/>
    <w:pPr>
      <w:tabs>
        <w:tab w:val="center" w:pos="4153"/>
        <w:tab w:val="right" w:pos="8306"/>
      </w:tabs>
      <w:snapToGrid w:val="0"/>
      <w:jc w:val="left"/>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4">
    <w:name w:val="toc 1"/>
    <w:basedOn w:val="1"/>
    <w:next w:val="1"/>
    <w:qFormat/>
    <w:uiPriority w:val="39"/>
  </w:style>
  <w:style w:type="paragraph" w:styleId="15">
    <w:name w:val="toc 4"/>
    <w:basedOn w:val="1"/>
    <w:next w:val="1"/>
    <w:autoRedefine/>
    <w:unhideWhenUsed/>
    <w:qFormat/>
    <w:uiPriority w:val="39"/>
    <w:pPr>
      <w:spacing w:after="160" w:line="278" w:lineRule="auto"/>
      <w:ind w:left="1260" w:leftChars="600"/>
      <w:jc w:val="left"/>
    </w:pPr>
    <w:rPr>
      <w:sz w:val="22"/>
      <w14:ligatures w14:val="standardContextual"/>
    </w:rPr>
  </w:style>
  <w:style w:type="paragraph" w:styleId="16">
    <w:name w:val="toc 6"/>
    <w:basedOn w:val="1"/>
    <w:next w:val="1"/>
    <w:autoRedefine/>
    <w:unhideWhenUsed/>
    <w:uiPriority w:val="39"/>
    <w:pPr>
      <w:spacing w:after="160" w:line="278" w:lineRule="auto"/>
      <w:ind w:left="2100" w:leftChars="1000"/>
      <w:jc w:val="left"/>
    </w:pPr>
    <w:rPr>
      <w:sz w:val="22"/>
      <w14:ligatures w14:val="standardContextual"/>
    </w:rPr>
  </w:style>
  <w:style w:type="paragraph" w:styleId="17">
    <w:name w:val="toc 2"/>
    <w:basedOn w:val="1"/>
    <w:next w:val="1"/>
    <w:qFormat/>
    <w:uiPriority w:val="39"/>
    <w:pPr>
      <w:ind w:left="420" w:leftChars="200"/>
    </w:pPr>
  </w:style>
  <w:style w:type="paragraph" w:styleId="18">
    <w:name w:val="toc 9"/>
    <w:basedOn w:val="1"/>
    <w:next w:val="1"/>
    <w:autoRedefine/>
    <w:unhideWhenUsed/>
    <w:qFormat/>
    <w:uiPriority w:val="39"/>
    <w:pPr>
      <w:spacing w:after="160" w:line="278" w:lineRule="auto"/>
      <w:ind w:left="3360" w:leftChars="1600"/>
      <w:jc w:val="left"/>
    </w:pPr>
    <w:rPr>
      <w:sz w:val="22"/>
      <w14:ligatures w14:val="standardContextual"/>
    </w:rPr>
  </w:style>
  <w:style w:type="paragraph" w:styleId="19">
    <w:name w:val="HTML Preformatted"/>
    <w:basedOn w:val="1"/>
    <w:link w:val="32"/>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rPr>
  </w:style>
  <w:style w:type="paragraph" w:styleId="20">
    <w:name w:val="Normal (Web)"/>
    <w:basedOn w:val="1"/>
    <w:qFormat/>
    <w:uiPriority w:val="0"/>
    <w:pPr>
      <w:spacing w:before="0" w:beforeAutospacing="1" w:after="0" w:afterAutospacing="1"/>
      <w:ind w:left="0" w:right="0"/>
      <w:jc w:val="left"/>
    </w:pPr>
    <w:rPr>
      <w:kern w:val="0"/>
      <w:sz w:val="24"/>
      <w:lang w:val="en-US" w:eastAsia="zh-CN" w:bidi="ar"/>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22"/>
    <w:rPr>
      <w:b/>
      <w:bCs/>
    </w:rPr>
  </w:style>
  <w:style w:type="character" w:styleId="25">
    <w:name w:val="Hyperlink"/>
    <w:basedOn w:val="23"/>
    <w:unhideWhenUsed/>
    <w:qFormat/>
    <w:uiPriority w:val="99"/>
    <w:rPr>
      <w:color w:val="0026E5" w:themeColor="hyperlink"/>
      <w:u w:val="single"/>
      <w14:textFill>
        <w14:solidFill>
          <w14:schemeClr w14:val="hlink"/>
        </w14:solidFill>
      </w14:textFill>
    </w:rPr>
  </w:style>
  <w:style w:type="character" w:styleId="26">
    <w:name w:val="HTML Code"/>
    <w:basedOn w:val="23"/>
    <w:unhideWhenUsed/>
    <w:qFormat/>
    <w:uiPriority w:val="99"/>
    <w:rPr>
      <w:rFonts w:ascii="宋体" w:hAnsi="宋体" w:eastAsia="宋体" w:cs="宋体"/>
      <w:sz w:val="24"/>
      <w:szCs w:val="24"/>
    </w:rPr>
  </w:style>
  <w:style w:type="paragraph" w:styleId="27">
    <w:name w:val="List Paragraph"/>
    <w:basedOn w:val="1"/>
    <w:unhideWhenUsed/>
    <w:qFormat/>
    <w:uiPriority w:val="99"/>
    <w:pPr>
      <w:ind w:firstLine="420" w:firstLineChars="200"/>
    </w:pPr>
  </w:style>
  <w:style w:type="character" w:customStyle="1" w:styleId="28">
    <w:name w:val="Unresolved Mention"/>
    <w:basedOn w:val="23"/>
    <w:semiHidden/>
    <w:unhideWhenUsed/>
    <w:qFormat/>
    <w:uiPriority w:val="99"/>
    <w:rPr>
      <w:color w:val="605E5C"/>
      <w:shd w:val="clear" w:color="auto" w:fill="E1DFDD"/>
    </w:rPr>
  </w:style>
  <w:style w:type="character" w:customStyle="1" w:styleId="29">
    <w:name w:val="标题 4 字符"/>
    <w:basedOn w:val="23"/>
    <w:link w:val="5"/>
    <w:qFormat/>
    <w:uiPriority w:val="9"/>
    <w:rPr>
      <w:rFonts w:asciiTheme="majorHAnsi" w:hAnsiTheme="majorHAnsi" w:eastAsiaTheme="majorEastAsia" w:cstheme="majorBidi"/>
      <w:b/>
      <w:bCs/>
      <w:kern w:val="2"/>
      <w:sz w:val="28"/>
      <w:szCs w:val="28"/>
    </w:rPr>
  </w:style>
  <w:style w:type="character" w:customStyle="1" w:styleId="30">
    <w:name w:val="标题 3 字符"/>
    <w:basedOn w:val="23"/>
    <w:link w:val="4"/>
    <w:qFormat/>
    <w:uiPriority w:val="9"/>
    <w:rPr>
      <w:rFonts w:asciiTheme="minorHAnsi" w:hAnsiTheme="minorHAnsi" w:eastAsiaTheme="minorEastAsia" w:cstheme="minorBidi"/>
      <w:b/>
      <w:kern w:val="2"/>
      <w:sz w:val="32"/>
      <w:szCs w:val="24"/>
    </w:rPr>
  </w:style>
  <w:style w:type="paragraph" w:customStyle="1" w:styleId="31">
    <w:name w:val="msonormal"/>
    <w:basedOn w:val="1"/>
    <w:qFormat/>
    <w:uiPriority w:val="0"/>
    <w:pPr>
      <w:widowControl/>
      <w:spacing w:before="100" w:beforeAutospacing="1" w:after="100" w:afterAutospacing="1"/>
      <w:jc w:val="left"/>
    </w:pPr>
    <w:rPr>
      <w:rFonts w:ascii="宋体" w:hAnsi="宋体" w:eastAsia="宋体" w:cs="宋体"/>
      <w:kern w:val="0"/>
      <w:sz w:val="24"/>
    </w:rPr>
  </w:style>
  <w:style w:type="character" w:customStyle="1" w:styleId="32">
    <w:name w:val="HTML 预设格式 字符"/>
    <w:basedOn w:val="23"/>
    <w:link w:val="19"/>
    <w:qFormat/>
    <w:uiPriority w:val="99"/>
    <w:rPr>
      <w:rFonts w:ascii="宋体" w:hAnsi="宋体" w:cs="宋体"/>
      <w:sz w:val="24"/>
      <w:szCs w:val="24"/>
    </w:rPr>
  </w:style>
  <w:style w:type="character" w:customStyle="1" w:styleId="33">
    <w:name w:val="标题 5 字符"/>
    <w:basedOn w:val="23"/>
    <w:link w:val="6"/>
    <w:qFormat/>
    <w:uiPriority w:val="0"/>
    <w:rPr>
      <w:rFonts w:asciiTheme="minorHAnsi" w:hAnsiTheme="minorHAnsi" w:eastAsiaTheme="minorEastAsia" w:cstheme="minorBidi"/>
      <w:b/>
      <w:bCs/>
      <w:kern w:val="2"/>
      <w:sz w:val="28"/>
      <w:szCs w:val="28"/>
    </w:rPr>
  </w:style>
  <w:style w:type="character" w:customStyle="1" w:styleId="34">
    <w:name w:val="标题 2 Char"/>
    <w:link w:val="3"/>
    <w:uiPriority w:val="0"/>
    <w:rPr>
      <w:rFonts w:ascii="Arial" w:hAnsi="Arial" w:eastAsia="黑体"/>
      <w:b/>
      <w:sz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C83665-12BD-4955-A693-D43BC1A979BA}">
  <ds:schemaRefs/>
</ds:datastoreItem>
</file>

<file path=docProps/app.xml><?xml version="1.0" encoding="utf-8"?>
<Properties xmlns="http://schemas.openxmlformats.org/officeDocument/2006/extended-properties" xmlns:vt="http://schemas.openxmlformats.org/officeDocument/2006/docPropsVTypes">
  <Template>Normal.dotm</Template>
  <Pages>68</Pages>
  <Words>1676</Words>
  <Characters>3694</Characters>
  <Lines>418</Lines>
  <Paragraphs>117</Paragraphs>
  <TotalTime>1</TotalTime>
  <ScaleCrop>false</ScaleCrop>
  <LinksUpToDate>false</LinksUpToDate>
  <CharactersWithSpaces>4385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2025-07-10T03:21:00Z</dcterms:created>
  <dc:creator>admin</dc:creator>
  <cp:lastModifiedBy>长街</cp:lastModifiedBy>
  <dcterms:modified xsi:type="dcterms:W3CDTF">2026-05-28T22:28:37Z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A92D60169997733C0FB66C6878409302_43</vt:lpwstr>
  </property>
  <property fmtid="{D5CDD505-2E9C-101B-9397-08002B2CF9AE}" pid="4" name="KSOTemplateDocerSaveRecord">
    <vt:lpwstr>eyJoZGlkIjoiYjAwZWVmMjc5MTlhOWQ5ZDc5MTViZjcwMzI5MDJlYzIiLCJ1c2VySWQiOiI0MTI5NjkwMTMifQ==</vt:lpwstr>
  </property>
</Properties>
</file>